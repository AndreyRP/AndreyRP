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360" w:lineRule="auto"/>
        <w:ind w:left="0" w:right="0" w:firstLine="0"/>
        <w:jc w:val="center"/>
        <w:rPr/>
      </w:pPr>
      <w:r w:rsidDel="00000000" w:rsidR="00000000" w:rsidRPr="00000000">
        <w:rPr>
          <w:b w:val="1"/>
          <w:smallCaps w:val="1"/>
          <w:color w:val="000000"/>
          <w:rtl w:val="0"/>
        </w:rPr>
        <w:t xml:space="preserve">COLÉGIO </w:t>
      </w:r>
      <w:r w:rsidDel="00000000" w:rsidR="00000000" w:rsidRPr="00000000">
        <w:rPr>
          <w:b w:val="1"/>
          <w:smallCaps w:val="1"/>
          <w:rtl w:val="0"/>
        </w:rPr>
        <w:t xml:space="preserve">ESTADUAL</w:t>
      </w:r>
      <w:r w:rsidDel="00000000" w:rsidR="00000000" w:rsidRPr="00000000">
        <w:rPr>
          <w:b w:val="1"/>
          <w:smallCaps w:val="1"/>
          <w:color w:val="000000"/>
          <w:rtl w:val="0"/>
        </w:rPr>
        <w:t xml:space="preserve"> DE EDUCAÇÃO PROFISSIONAL</w:t>
      </w:r>
      <w:r w:rsidDel="00000000" w:rsidR="00000000" w:rsidRPr="00000000">
        <w:rPr>
          <w:rtl w:val="0"/>
        </w:rPr>
      </w:r>
    </w:p>
    <w:p w:rsidR="00000000" w:rsidDel="00000000" w:rsidP="00000000" w:rsidRDefault="00000000" w:rsidRPr="00000000" w14:paraId="00000002">
      <w:pPr>
        <w:spacing w:line="360" w:lineRule="auto"/>
        <w:ind w:left="0" w:right="0" w:firstLine="0"/>
        <w:jc w:val="center"/>
        <w:rPr>
          <w:b w:val="1"/>
          <w:smallCaps w:val="1"/>
          <w:color w:val="000000"/>
        </w:rPr>
      </w:pPr>
      <w:r w:rsidDel="00000000" w:rsidR="00000000" w:rsidRPr="00000000">
        <w:rPr>
          <w:b w:val="1"/>
          <w:smallCaps w:val="1"/>
          <w:color w:val="000000"/>
          <w:rtl w:val="0"/>
        </w:rPr>
        <w:t xml:space="preserve"> PEDRO BOARETTO NETO </w:t>
      </w:r>
    </w:p>
    <w:p w:rsidR="00000000" w:rsidDel="00000000" w:rsidP="00000000" w:rsidRDefault="00000000" w:rsidRPr="00000000" w14:paraId="00000003">
      <w:pPr>
        <w:tabs>
          <w:tab w:val="center" w:leader="none" w:pos="4536"/>
          <w:tab w:val="left" w:leader="none" w:pos="6780"/>
        </w:tabs>
        <w:spacing w:line="360" w:lineRule="auto"/>
        <w:ind w:left="0" w:right="0" w:firstLine="0"/>
        <w:jc w:val="left"/>
        <w:rPr/>
      </w:pPr>
      <w:r w:rsidDel="00000000" w:rsidR="00000000" w:rsidRPr="00000000">
        <w:rPr>
          <w:color w:val="000000"/>
          <w:rtl w:val="0"/>
        </w:rPr>
        <w:tab/>
      </w:r>
      <w:r w:rsidDel="00000000" w:rsidR="00000000" w:rsidRPr="00000000">
        <w:rPr>
          <w:b w:val="1"/>
          <w:color w:val="000000"/>
          <w:sz w:val="22"/>
          <w:szCs w:val="22"/>
          <w:rtl w:val="0"/>
        </w:rPr>
        <w:t xml:space="preserve">CURSO TÉCNICO EM INFORMÁTICA</w:t>
      </w:r>
      <w:r w:rsidDel="00000000" w:rsidR="00000000" w:rsidRPr="00000000">
        <w:rPr>
          <w:rtl w:val="0"/>
        </w:rPr>
      </w:r>
    </w:p>
    <w:p w:rsidR="00000000" w:rsidDel="00000000" w:rsidP="00000000" w:rsidRDefault="00000000" w:rsidRPr="00000000" w14:paraId="00000004">
      <w:pPr>
        <w:spacing w:line="360" w:lineRule="auto"/>
        <w:rPr>
          <w:b w:val="1"/>
        </w:rPr>
      </w:pPr>
      <w:r w:rsidDel="00000000" w:rsidR="00000000" w:rsidRPr="00000000">
        <w:rPr>
          <w:rtl w:val="0"/>
        </w:rPr>
      </w:r>
    </w:p>
    <w:p w:rsidR="00000000" w:rsidDel="00000000" w:rsidP="00000000" w:rsidRDefault="00000000" w:rsidRPr="00000000" w14:paraId="00000005">
      <w:pPr>
        <w:spacing w:line="360" w:lineRule="auto"/>
        <w:rPr>
          <w:b w:val="1"/>
          <w:color w:val="160b11"/>
        </w:rPr>
      </w:pPr>
      <w:r w:rsidDel="00000000" w:rsidR="00000000" w:rsidRPr="00000000">
        <w:rPr>
          <w:rtl w:val="0"/>
        </w:rPr>
      </w:r>
    </w:p>
    <w:p w:rsidR="00000000" w:rsidDel="00000000" w:rsidP="00000000" w:rsidRDefault="00000000" w:rsidRPr="00000000" w14:paraId="00000006">
      <w:pPr>
        <w:spacing w:line="360" w:lineRule="auto"/>
        <w:rPr>
          <w:b w:val="1"/>
        </w:rPr>
      </w:pPr>
      <w:r w:rsidDel="00000000" w:rsidR="00000000" w:rsidRPr="00000000">
        <w:rPr>
          <w:rtl w:val="0"/>
        </w:rPr>
      </w:r>
    </w:p>
    <w:p w:rsidR="00000000" w:rsidDel="00000000" w:rsidP="00000000" w:rsidRDefault="00000000" w:rsidRPr="00000000" w14:paraId="00000007">
      <w:pPr>
        <w:spacing w:line="360" w:lineRule="auto"/>
        <w:rPr>
          <w:b w:val="1"/>
        </w:rPr>
      </w:pPr>
      <w:r w:rsidDel="00000000" w:rsidR="00000000" w:rsidRPr="00000000">
        <w:rPr>
          <w:rtl w:val="0"/>
        </w:rPr>
      </w:r>
    </w:p>
    <w:p w:rsidR="00000000" w:rsidDel="00000000" w:rsidP="00000000" w:rsidRDefault="00000000" w:rsidRPr="00000000" w14:paraId="00000008">
      <w:pPr>
        <w:spacing w:line="360" w:lineRule="auto"/>
        <w:rPr>
          <w:b w:val="1"/>
        </w:rPr>
      </w:pPr>
      <w:r w:rsidDel="00000000" w:rsidR="00000000" w:rsidRPr="00000000">
        <w:rPr>
          <w:rtl w:val="0"/>
        </w:rPr>
      </w:r>
    </w:p>
    <w:p w:rsidR="00000000" w:rsidDel="00000000" w:rsidP="00000000" w:rsidRDefault="00000000" w:rsidRPr="00000000" w14:paraId="00000009">
      <w:pPr>
        <w:spacing w:line="360" w:lineRule="auto"/>
        <w:ind w:left="0" w:right="0" w:firstLine="0"/>
        <w:jc w:val="center"/>
        <w:rPr/>
      </w:pPr>
      <w:sdt>
        <w:sdtPr>
          <w:tag w:val="goog_rdk_0"/>
        </w:sdtPr>
        <w:sdtContent>
          <w:commentRangeStart w:id="0"/>
        </w:sdtContent>
      </w:sdt>
      <w:r w:rsidDel="00000000" w:rsidR="00000000" w:rsidRPr="00000000">
        <w:rPr>
          <w:b w:val="1"/>
          <w:rtl w:val="0"/>
        </w:rPr>
        <w:t xml:space="preserve">ANDREY</w:t>
      </w:r>
      <w:sdt>
        <w:sdtPr>
          <w:tag w:val="goog_rdk_1"/>
        </w:sdtPr>
        <w:sdtContent>
          <w:ins w:author="aluno" w:id="0" w:date="2023-05-19T13:28:53Z">
            <w:r w:rsidDel="00000000" w:rsidR="00000000" w:rsidRPr="00000000">
              <w:rPr>
                <w:b w:val="1"/>
                <w:rtl w:val="0"/>
              </w:rPr>
              <w:t xml:space="preserve"> ROBERTO PINHEIRO</w:t>
            </w:r>
          </w:ins>
        </w:sdtContent>
      </w:sdt>
      <w:r w:rsidDel="00000000" w:rsidR="00000000" w:rsidRPr="00000000">
        <w:rPr>
          <w:rtl w:val="0"/>
        </w:rPr>
      </w:r>
    </w:p>
    <w:p w:rsidR="00000000" w:rsidDel="00000000" w:rsidP="00000000" w:rsidRDefault="00000000" w:rsidRPr="00000000" w14:paraId="0000000A">
      <w:pPr>
        <w:spacing w:line="360" w:lineRule="auto"/>
        <w:ind w:left="0" w:right="0" w:firstLine="0"/>
        <w:jc w:val="center"/>
        <w:rPr>
          <w:b w:val="1"/>
        </w:rPr>
      </w:pPr>
      <w:r w:rsidDel="00000000" w:rsidR="00000000" w:rsidRPr="00000000">
        <w:rPr>
          <w:rtl w:val="0"/>
        </w:rPr>
      </w:r>
    </w:p>
    <w:p w:rsidR="00000000" w:rsidDel="00000000" w:rsidP="00000000" w:rsidRDefault="00000000" w:rsidRPr="00000000" w14:paraId="0000000B">
      <w:pPr>
        <w:spacing w:line="360" w:lineRule="auto"/>
        <w:ind w:left="0" w:right="0" w:firstLine="0"/>
        <w:jc w:val="center"/>
        <w:rPr/>
      </w:pPr>
      <w:r w:rsidDel="00000000" w:rsidR="00000000" w:rsidRPr="00000000">
        <w:rPr>
          <w:b w:val="1"/>
          <w:rtl w:val="0"/>
        </w:rPr>
        <w:t xml:space="preserve">GUILHERME</w:t>
      </w:r>
      <w:sdt>
        <w:sdtPr>
          <w:tag w:val="goog_rdk_2"/>
        </w:sdtPr>
        <w:sdtContent>
          <w:ins w:author="aluno" w:id="1" w:date="2023-05-19T13:28:42Z">
            <w:commentRangeEnd w:id="0"/>
            <w:r w:rsidDel="00000000" w:rsidR="00000000" w:rsidRPr="00000000">
              <w:commentReference w:id="0"/>
            </w:r>
            <w:r w:rsidDel="00000000" w:rsidR="00000000" w:rsidRPr="00000000">
              <w:rPr>
                <w:b w:val="1"/>
                <w:rtl w:val="0"/>
              </w:rPr>
              <w:t xml:space="preserve"> DIAS LEME DA COSTA</w:t>
            </w:r>
          </w:ins>
        </w:sdtContent>
      </w:sdt>
      <w:r w:rsidDel="00000000" w:rsidR="00000000" w:rsidRPr="00000000">
        <w:rPr>
          <w:rtl w:val="0"/>
        </w:rPr>
      </w:r>
    </w:p>
    <w:p w:rsidR="00000000" w:rsidDel="00000000" w:rsidP="00000000" w:rsidRDefault="00000000" w:rsidRPr="00000000" w14:paraId="0000000C">
      <w:pPr>
        <w:spacing w:line="360" w:lineRule="auto"/>
        <w:jc w:val="center"/>
        <w:rPr>
          <w:b w:val="1"/>
        </w:rPr>
      </w:pPr>
      <w:r w:rsidDel="00000000" w:rsidR="00000000" w:rsidRPr="00000000">
        <w:rPr>
          <w:rtl w:val="0"/>
        </w:rPr>
      </w:r>
    </w:p>
    <w:p w:rsidR="00000000" w:rsidDel="00000000" w:rsidP="00000000" w:rsidRDefault="00000000" w:rsidRPr="00000000" w14:paraId="0000000D">
      <w:pPr>
        <w:spacing w:line="360" w:lineRule="auto"/>
        <w:rPr>
          <w:b w:val="1"/>
        </w:rPr>
      </w:pPr>
      <w:r w:rsidDel="00000000" w:rsidR="00000000" w:rsidRPr="00000000">
        <w:rPr>
          <w:rtl w:val="0"/>
        </w:rPr>
      </w:r>
    </w:p>
    <w:p w:rsidR="00000000" w:rsidDel="00000000" w:rsidP="00000000" w:rsidRDefault="00000000" w:rsidRPr="00000000" w14:paraId="0000000E">
      <w:pPr>
        <w:spacing w:line="360" w:lineRule="auto"/>
        <w:rPr>
          <w:b w:val="1"/>
        </w:rPr>
      </w:pPr>
      <w:r w:rsidDel="00000000" w:rsidR="00000000" w:rsidRPr="00000000">
        <w:rPr>
          <w:rtl w:val="0"/>
        </w:rPr>
      </w:r>
    </w:p>
    <w:p w:rsidR="00000000" w:rsidDel="00000000" w:rsidP="00000000" w:rsidRDefault="00000000" w:rsidRPr="00000000" w14:paraId="0000000F">
      <w:pPr>
        <w:spacing w:line="360" w:lineRule="auto"/>
        <w:rPr>
          <w:b w:val="1"/>
        </w:rPr>
      </w:pPr>
      <w:r w:rsidDel="00000000" w:rsidR="00000000" w:rsidRPr="00000000">
        <w:rPr>
          <w:rtl w:val="0"/>
        </w:rPr>
      </w:r>
    </w:p>
    <w:p w:rsidR="00000000" w:rsidDel="00000000" w:rsidP="00000000" w:rsidRDefault="00000000" w:rsidRPr="00000000" w14:paraId="00000010">
      <w:pPr>
        <w:spacing w:line="360" w:lineRule="auto"/>
        <w:rPr>
          <w:b w:val="1"/>
        </w:rPr>
      </w:pPr>
      <w:r w:rsidDel="00000000" w:rsidR="00000000" w:rsidRPr="00000000">
        <w:rPr>
          <w:rtl w:val="0"/>
        </w:rPr>
      </w:r>
    </w:p>
    <w:p w:rsidR="00000000" w:rsidDel="00000000" w:rsidP="00000000" w:rsidRDefault="00000000" w:rsidRPr="00000000" w14:paraId="00000011">
      <w:pPr>
        <w:spacing w:line="360" w:lineRule="auto"/>
        <w:jc w:val="center"/>
        <w:rPr>
          <w:b w:val="1"/>
        </w:rPr>
      </w:pPr>
      <w:r w:rsidDel="00000000" w:rsidR="00000000" w:rsidRPr="00000000">
        <w:rPr>
          <w:rtl w:val="0"/>
        </w:rPr>
      </w:r>
    </w:p>
    <w:p w:rsidR="00000000" w:rsidDel="00000000" w:rsidP="00000000" w:rsidRDefault="00000000" w:rsidRPr="00000000" w14:paraId="00000012">
      <w:pPr>
        <w:spacing w:line="360" w:lineRule="auto"/>
        <w:jc w:val="center"/>
        <w:rPr>
          <w:b w:val="1"/>
          <w:u w:val="none"/>
        </w:rPr>
      </w:pPr>
      <w:r w:rsidDel="00000000" w:rsidR="00000000" w:rsidRPr="00000000">
        <w:rPr>
          <w:rtl w:val="0"/>
        </w:rPr>
      </w:r>
    </w:p>
    <w:p w:rsidR="00000000" w:rsidDel="00000000" w:rsidP="00000000" w:rsidRDefault="00000000" w:rsidRPr="00000000" w14:paraId="00000013">
      <w:pPr>
        <w:spacing w:line="360" w:lineRule="auto"/>
        <w:jc w:val="center"/>
        <w:rPr/>
      </w:pPr>
      <w:sdt>
        <w:sdtPr>
          <w:tag w:val="goog_rdk_4"/>
        </w:sdtPr>
        <w:sdtContent>
          <w:ins w:author="aluno" w:id="2" w:date="2023-05-19T13:29:58Z">
            <w:r w:rsidDel="00000000" w:rsidR="00000000" w:rsidRPr="00000000">
              <w:rPr>
                <w:b w:val="1"/>
                <w:u w:val="none"/>
                <w:rtl w:val="0"/>
              </w:rPr>
              <w:t xml:space="preserve">TCC E-COMMERCE LIVRARIA</w:t>
            </w:r>
          </w:ins>
        </w:sdtContent>
      </w:sdt>
      <w:r w:rsidDel="00000000" w:rsidR="00000000" w:rsidRPr="00000000">
        <w:rPr>
          <w:rtl w:val="0"/>
        </w:rPr>
      </w:r>
    </w:p>
    <w:p w:rsidR="00000000" w:rsidDel="00000000" w:rsidP="00000000" w:rsidRDefault="00000000" w:rsidRPr="00000000" w14:paraId="00000014">
      <w:pPr>
        <w:spacing w:line="360" w:lineRule="auto"/>
        <w:rPr>
          <w:b w:val="1"/>
        </w:rPr>
      </w:pPr>
      <w:r w:rsidDel="00000000" w:rsidR="00000000" w:rsidRPr="00000000">
        <w:rPr>
          <w:rtl w:val="0"/>
        </w:rPr>
      </w:r>
    </w:p>
    <w:p w:rsidR="00000000" w:rsidDel="00000000" w:rsidP="00000000" w:rsidRDefault="00000000" w:rsidRPr="00000000" w14:paraId="00000015">
      <w:pPr>
        <w:spacing w:line="360" w:lineRule="auto"/>
        <w:rPr>
          <w:b w:val="1"/>
        </w:rPr>
      </w:pPr>
      <w:r w:rsidDel="00000000" w:rsidR="00000000" w:rsidRPr="00000000">
        <w:rPr>
          <w:rtl w:val="0"/>
        </w:rPr>
      </w:r>
    </w:p>
    <w:p w:rsidR="00000000" w:rsidDel="00000000" w:rsidP="00000000" w:rsidRDefault="00000000" w:rsidRPr="00000000" w14:paraId="00000016">
      <w:pPr>
        <w:spacing w:line="360" w:lineRule="auto"/>
        <w:rPr>
          <w:b w:val="1"/>
        </w:rPr>
      </w:pPr>
      <w:r w:rsidDel="00000000" w:rsidR="00000000" w:rsidRPr="00000000">
        <w:rPr>
          <w:rtl w:val="0"/>
        </w:rPr>
      </w:r>
    </w:p>
    <w:p w:rsidR="00000000" w:rsidDel="00000000" w:rsidP="00000000" w:rsidRDefault="00000000" w:rsidRPr="00000000" w14:paraId="00000017">
      <w:pPr>
        <w:spacing w:line="360" w:lineRule="auto"/>
        <w:rPr>
          <w:b w:val="1"/>
        </w:rPr>
      </w:pPr>
      <w:r w:rsidDel="00000000" w:rsidR="00000000" w:rsidRPr="00000000">
        <w:rPr>
          <w:rtl w:val="0"/>
        </w:rPr>
      </w:r>
    </w:p>
    <w:p w:rsidR="00000000" w:rsidDel="00000000" w:rsidP="00000000" w:rsidRDefault="00000000" w:rsidRPr="00000000" w14:paraId="00000018">
      <w:pPr>
        <w:spacing w:line="360" w:lineRule="auto"/>
        <w:rPr>
          <w:b w:val="1"/>
        </w:rPr>
      </w:pPr>
      <w:r w:rsidDel="00000000" w:rsidR="00000000" w:rsidRPr="00000000">
        <w:rPr>
          <w:rtl w:val="0"/>
        </w:rPr>
      </w:r>
    </w:p>
    <w:p w:rsidR="00000000" w:rsidDel="00000000" w:rsidP="00000000" w:rsidRDefault="00000000" w:rsidRPr="00000000" w14:paraId="00000019">
      <w:pPr>
        <w:spacing w:line="360" w:lineRule="auto"/>
        <w:rPr>
          <w:b w:val="1"/>
        </w:rPr>
      </w:pPr>
      <w:r w:rsidDel="00000000" w:rsidR="00000000" w:rsidRPr="00000000">
        <w:rPr>
          <w:rtl w:val="0"/>
        </w:rPr>
      </w:r>
    </w:p>
    <w:p w:rsidR="00000000" w:rsidDel="00000000" w:rsidP="00000000" w:rsidRDefault="00000000" w:rsidRPr="00000000" w14:paraId="0000001A">
      <w:pPr>
        <w:spacing w:line="360" w:lineRule="auto"/>
        <w:ind w:left="0" w:right="0" w:firstLine="0"/>
        <w:rPr>
          <w:b w:val="1"/>
          <w:color w:val="000000"/>
        </w:rPr>
      </w:pPr>
      <w:r w:rsidDel="00000000" w:rsidR="00000000" w:rsidRPr="00000000">
        <w:rPr>
          <w:rtl w:val="0"/>
        </w:rPr>
      </w:r>
    </w:p>
    <w:p w:rsidR="00000000" w:rsidDel="00000000" w:rsidP="00000000" w:rsidRDefault="00000000" w:rsidRPr="00000000" w14:paraId="0000001B">
      <w:pPr>
        <w:spacing w:line="360" w:lineRule="auto"/>
        <w:ind w:left="0" w:right="0" w:firstLine="0"/>
        <w:jc w:val="center"/>
        <w:rPr>
          <w:b w:val="1"/>
          <w:color w:val="000000"/>
        </w:rPr>
      </w:pPr>
      <w:r w:rsidDel="00000000" w:rsidR="00000000" w:rsidRPr="00000000">
        <w:rPr>
          <w:rtl w:val="0"/>
        </w:rPr>
      </w:r>
    </w:p>
    <w:p w:rsidR="00000000" w:rsidDel="00000000" w:rsidP="00000000" w:rsidRDefault="00000000" w:rsidRPr="00000000" w14:paraId="0000001C">
      <w:pPr>
        <w:spacing w:line="360" w:lineRule="auto"/>
        <w:ind w:left="0" w:right="0" w:firstLine="0"/>
        <w:jc w:val="center"/>
        <w:rPr>
          <w:b w:val="1"/>
          <w:color w:val="000000"/>
        </w:rPr>
      </w:pPr>
      <w:r w:rsidDel="00000000" w:rsidR="00000000" w:rsidRPr="00000000">
        <w:rPr>
          <w:rtl w:val="0"/>
        </w:rPr>
      </w:r>
    </w:p>
    <w:p w:rsidR="00000000" w:rsidDel="00000000" w:rsidP="00000000" w:rsidRDefault="00000000" w:rsidRPr="00000000" w14:paraId="0000001D">
      <w:pPr>
        <w:spacing w:line="360" w:lineRule="auto"/>
        <w:ind w:left="0" w:right="0" w:firstLine="0"/>
        <w:jc w:val="center"/>
        <w:rPr>
          <w:b w:val="1"/>
          <w:color w:val="000000"/>
        </w:rPr>
      </w:pPr>
      <w:r w:rsidDel="00000000" w:rsidR="00000000" w:rsidRPr="00000000">
        <w:rPr>
          <w:rtl w:val="0"/>
        </w:rPr>
      </w:r>
    </w:p>
    <w:p w:rsidR="00000000" w:rsidDel="00000000" w:rsidP="00000000" w:rsidRDefault="00000000" w:rsidRPr="00000000" w14:paraId="0000001E">
      <w:pPr>
        <w:spacing w:line="360" w:lineRule="auto"/>
        <w:ind w:left="0" w:right="0" w:firstLine="0"/>
        <w:jc w:val="center"/>
        <w:rPr>
          <w:b w:val="1"/>
          <w:color w:val="000000"/>
        </w:rPr>
      </w:pPr>
      <w:r w:rsidDel="00000000" w:rsidR="00000000" w:rsidRPr="00000000">
        <w:rPr>
          <w:b w:val="1"/>
          <w:color w:val="000000"/>
          <w:rtl w:val="0"/>
        </w:rPr>
        <w:t xml:space="preserve">CASCAVEL - PR</w:t>
      </w:r>
    </w:p>
    <w:p w:rsidR="00000000" w:rsidDel="00000000" w:rsidP="00000000" w:rsidRDefault="00000000" w:rsidRPr="00000000" w14:paraId="0000001F">
      <w:pPr>
        <w:spacing w:line="360" w:lineRule="auto"/>
        <w:ind w:left="0" w:right="0" w:firstLine="0"/>
        <w:jc w:val="center"/>
        <w:rPr/>
      </w:pPr>
      <w:r w:rsidDel="00000000" w:rsidR="00000000" w:rsidRPr="00000000">
        <w:rPr>
          <w:b w:val="1"/>
          <w:color w:val="000000"/>
          <w:rtl w:val="0"/>
        </w:rPr>
        <w:t xml:space="preserve">202</w:t>
      </w:r>
      <w:r w:rsidDel="00000000" w:rsidR="00000000" w:rsidRPr="00000000">
        <w:rPr>
          <w:b w:val="1"/>
          <w:rtl w:val="0"/>
        </w:rPr>
        <w:t xml:space="preserve">3</w:t>
      </w:r>
      <w:r w:rsidDel="00000000" w:rsidR="00000000" w:rsidRPr="00000000">
        <w:rPr>
          <w:rtl w:val="0"/>
        </w:rPr>
      </w:r>
    </w:p>
    <w:sdt>
      <w:sdtPr>
        <w:tag w:val="goog_rdk_7"/>
      </w:sdtPr>
      <w:sdtContent>
        <w:p w:rsidR="00000000" w:rsidDel="00000000" w:rsidP="00000000" w:rsidRDefault="00000000" w:rsidRPr="00000000" w14:paraId="00000020">
          <w:pPr>
            <w:spacing w:line="360" w:lineRule="auto"/>
            <w:ind w:left="0" w:right="0" w:firstLine="0"/>
            <w:jc w:val="center"/>
            <w:rPr>
              <w:ins w:author="aluno" w:id="3" w:date="2023-05-19T13:31:19Z"/>
              <w:b w:val="1"/>
            </w:rPr>
          </w:pPr>
          <w:sdt>
            <w:sdtPr>
              <w:tag w:val="goog_rdk_6"/>
            </w:sdtPr>
            <w:sdtContent>
              <w:ins w:author="aluno" w:id="3" w:date="2023-05-19T13:31:19Z">
                <w:r w:rsidDel="00000000" w:rsidR="00000000" w:rsidRPr="00000000">
                  <w:rPr>
                    <w:rtl w:val="0"/>
                  </w:rPr>
                </w:r>
              </w:ins>
            </w:sdtContent>
          </w:sdt>
        </w:p>
      </w:sdtContent>
    </w:sdt>
    <w:sdt>
      <w:sdtPr>
        <w:tag w:val="goog_rdk_9"/>
      </w:sdtPr>
      <w:sdtContent>
        <w:p w:rsidR="00000000" w:rsidDel="00000000" w:rsidP="00000000" w:rsidRDefault="00000000" w:rsidRPr="00000000" w14:paraId="00000021">
          <w:pPr>
            <w:spacing w:line="360" w:lineRule="auto"/>
            <w:rPr>
              <w:ins w:author="aluno" w:id="3" w:date="2023-05-19T13:31:19Z"/>
              <w:b w:val="1"/>
            </w:rPr>
          </w:pPr>
          <w:sdt>
            <w:sdtPr>
              <w:tag w:val="goog_rdk_8"/>
            </w:sdtPr>
            <w:sdtContent>
              <w:ins w:author="aluno" w:id="3" w:date="2023-05-19T13:31:19Z">
                <w:r w:rsidDel="00000000" w:rsidR="00000000" w:rsidRPr="00000000">
                  <w:rPr>
                    <w:rtl w:val="0"/>
                  </w:rPr>
                </w:r>
              </w:ins>
            </w:sdtContent>
          </w:sdt>
        </w:p>
      </w:sdtContent>
    </w:sdt>
    <w:p w:rsidR="00000000" w:rsidDel="00000000" w:rsidP="00000000" w:rsidRDefault="00000000" w:rsidRPr="00000000" w14:paraId="00000022">
      <w:pPr>
        <w:spacing w:line="360" w:lineRule="auto"/>
        <w:ind w:left="0" w:right="0" w:firstLine="0"/>
        <w:jc w:val="center"/>
        <w:rPr/>
      </w:pPr>
      <w:sdt>
        <w:sdtPr>
          <w:tag w:val="goog_rdk_10"/>
        </w:sdtPr>
        <w:sdtContent>
          <w:ins w:author="aluno" w:id="3" w:date="2023-05-19T13:31:19Z">
            <w:r w:rsidDel="00000000" w:rsidR="00000000" w:rsidRPr="00000000">
              <w:rPr>
                <w:b w:val="1"/>
                <w:rtl w:val="0"/>
              </w:rPr>
              <w:t xml:space="preserve">ANDREY ROBERTO PINHEIRO</w:t>
            </w:r>
          </w:ins>
        </w:sdtContent>
      </w:sdt>
      <w:r w:rsidDel="00000000" w:rsidR="00000000" w:rsidRPr="00000000">
        <w:rPr>
          <w:rtl w:val="0"/>
        </w:rPr>
      </w:r>
    </w:p>
    <w:sdt>
      <w:sdtPr>
        <w:tag w:val="goog_rdk_14"/>
      </w:sdtPr>
      <w:sdtContent>
        <w:p w:rsidR="00000000" w:rsidDel="00000000" w:rsidP="00000000" w:rsidRDefault="00000000" w:rsidRPr="00000000" w14:paraId="00000023">
          <w:pPr>
            <w:spacing w:line="360" w:lineRule="auto"/>
            <w:ind w:left="0" w:right="0" w:firstLine="0"/>
            <w:jc w:val="center"/>
            <w:rPr>
              <w:del w:author="aluno" w:id="4" w:date="2023-05-19T13:31:28Z"/>
            </w:rPr>
          </w:pPr>
          <w:sdt>
            <w:sdtPr>
              <w:tag w:val="goog_rdk_12"/>
            </w:sdtPr>
            <w:sdtContent>
              <w:del w:author="aluno" w:id="4" w:date="2023-05-19T13:31:28Z">
                <w:r w:rsidDel="00000000" w:rsidR="00000000" w:rsidRPr="00000000">
                  <w:rPr>
                    <w:b w:val="1"/>
                    <w:rtl w:val="0"/>
                  </w:rPr>
                  <w:delText xml:space="preserve">ALUNO</w:delText>
                </w:r>
              </w:del>
              <w:sdt>
                <w:sdtPr>
                  <w:tag w:val="goog_rdk_13"/>
                </w:sdtPr>
                <w:sdtContent>
                  <w:commentRangeStart w:id="1"/>
                </w:sdtContent>
              </w:sdt>
              <w:del w:author="aluno" w:id="4" w:date="2023-05-19T13:31:28Z">
                <w:r w:rsidDel="00000000" w:rsidR="00000000" w:rsidRPr="00000000">
                  <w:rPr>
                    <w:b w:val="1"/>
                    <w:rtl w:val="0"/>
                  </w:rPr>
                  <w:delText xml:space="preserve">1</w:delText>
                </w:r>
                <w:commentRangeEnd w:id="1"/>
                <w:r w:rsidDel="00000000" w:rsidR="00000000" w:rsidRPr="00000000">
                  <w:commentReference w:id="1"/>
                </w:r>
                <w:r w:rsidDel="00000000" w:rsidR="00000000" w:rsidRPr="00000000">
                  <w:rPr>
                    <w:rtl w:val="0"/>
                  </w:rPr>
                </w:r>
              </w:del>
            </w:sdtContent>
          </w:sdt>
        </w:p>
      </w:sdtContent>
    </w:sdt>
    <w:p w:rsidR="00000000" w:rsidDel="00000000" w:rsidP="00000000" w:rsidRDefault="00000000" w:rsidRPr="00000000" w14:paraId="00000024">
      <w:pPr>
        <w:spacing w:line="360" w:lineRule="auto"/>
        <w:ind w:left="0" w:right="0" w:firstLine="0"/>
        <w:jc w:val="center"/>
        <w:rPr/>
      </w:pPr>
      <w:r w:rsidDel="00000000" w:rsidR="00000000" w:rsidRPr="00000000">
        <w:rPr>
          <w:rtl w:val="0"/>
        </w:rPr>
      </w:r>
    </w:p>
    <w:p w:rsidR="00000000" w:rsidDel="00000000" w:rsidP="00000000" w:rsidRDefault="00000000" w:rsidRPr="00000000" w14:paraId="00000025">
      <w:pPr>
        <w:spacing w:line="360" w:lineRule="auto"/>
        <w:ind w:left="0" w:right="0" w:firstLine="0"/>
        <w:jc w:val="center"/>
        <w:rPr/>
      </w:pPr>
      <w:sdt>
        <w:sdtPr>
          <w:tag w:val="goog_rdk_16"/>
        </w:sdtPr>
        <w:sdtContent>
          <w:ins w:author="aluno" w:id="5" w:date="2023-05-19T13:31:33Z">
            <w:r w:rsidDel="00000000" w:rsidR="00000000" w:rsidRPr="00000000">
              <w:rPr>
                <w:b w:val="1"/>
                <w:rtl w:val="0"/>
              </w:rPr>
              <w:t xml:space="preserve">GUILHERM</w:t>
            </w:r>
          </w:ins>
          <w:sdt>
            <w:sdtPr>
              <w:tag w:val="goog_rdk_17"/>
            </w:sdtPr>
            <w:sdtContent>
              <w:commentRangeStart w:id="2"/>
            </w:sdtContent>
          </w:sdt>
          <w:ins w:author="aluno" w:id="5" w:date="2023-05-19T13:31:33Z">
            <w:r w:rsidDel="00000000" w:rsidR="00000000" w:rsidRPr="00000000">
              <w:rPr>
                <w:b w:val="1"/>
                <w:rtl w:val="0"/>
              </w:rPr>
              <w:t xml:space="preserve">E</w:t>
            </w:r>
            <w:commentRangeEnd w:id="2"/>
            <w:r w:rsidDel="00000000" w:rsidR="00000000" w:rsidRPr="00000000">
              <w:commentReference w:id="2"/>
            </w:r>
            <w:r w:rsidDel="00000000" w:rsidR="00000000" w:rsidRPr="00000000">
              <w:rPr>
                <w:b w:val="1"/>
                <w:rtl w:val="0"/>
              </w:rPr>
              <w:t xml:space="preserve"> DIAS LEME DA COSTA</w:t>
            </w:r>
          </w:ins>
        </w:sdtContent>
      </w:sdt>
      <w:r w:rsidDel="00000000" w:rsidR="00000000" w:rsidRPr="00000000">
        <w:rPr>
          <w:rtl w:val="0"/>
        </w:rPr>
      </w:r>
    </w:p>
    <w:sdt>
      <w:sdtPr>
        <w:tag w:val="goog_rdk_20"/>
      </w:sdtPr>
      <w:sdtContent>
        <w:p w:rsidR="00000000" w:rsidDel="00000000" w:rsidP="00000000" w:rsidRDefault="00000000" w:rsidRPr="00000000" w14:paraId="00000026">
          <w:pPr>
            <w:spacing w:line="360" w:lineRule="auto"/>
            <w:ind w:left="0" w:right="0" w:firstLine="0"/>
            <w:jc w:val="center"/>
            <w:rPr>
              <w:del w:author="aluno" w:id="6" w:date="2023-05-19T13:31:33Z"/>
              <w:b w:val="1"/>
            </w:rPr>
          </w:pPr>
          <w:sdt>
            <w:sdtPr>
              <w:tag w:val="goog_rdk_19"/>
            </w:sdtPr>
            <w:sdtContent>
              <w:del w:author="aluno" w:id="6" w:date="2023-05-19T13:31:33Z">
                <w:r w:rsidDel="00000000" w:rsidR="00000000" w:rsidRPr="00000000">
                  <w:rPr>
                    <w:b w:val="1"/>
                    <w:rtl w:val="0"/>
                  </w:rPr>
                  <w:delText xml:space="preserve">ALUNO2</w:delText>
                </w:r>
              </w:del>
            </w:sdtContent>
          </w:sdt>
        </w:p>
      </w:sdtContent>
    </w:sdt>
    <w:p w:rsidR="00000000" w:rsidDel="00000000" w:rsidP="00000000" w:rsidRDefault="00000000" w:rsidRPr="00000000" w14:paraId="00000027">
      <w:pPr>
        <w:spacing w:line="360" w:lineRule="auto"/>
        <w:ind w:left="0" w:right="0" w:firstLine="0"/>
        <w:jc w:val="center"/>
        <w:rPr>
          <w:b w:val="1"/>
        </w:rPr>
      </w:pPr>
      <w:r w:rsidDel="00000000" w:rsidR="00000000" w:rsidRPr="00000000">
        <w:rPr>
          <w:rtl w:val="0"/>
        </w:rPr>
      </w:r>
    </w:p>
    <w:p w:rsidR="00000000" w:rsidDel="00000000" w:rsidP="00000000" w:rsidRDefault="00000000" w:rsidRPr="00000000" w14:paraId="00000028">
      <w:pPr>
        <w:spacing w:line="360" w:lineRule="auto"/>
        <w:jc w:val="center"/>
        <w:rPr>
          <w:b w:val="1"/>
        </w:rPr>
      </w:pPr>
      <w:r w:rsidDel="00000000" w:rsidR="00000000" w:rsidRPr="00000000">
        <w:rPr>
          <w:rtl w:val="0"/>
        </w:rPr>
      </w:r>
    </w:p>
    <w:p w:rsidR="00000000" w:rsidDel="00000000" w:rsidP="00000000" w:rsidRDefault="00000000" w:rsidRPr="00000000" w14:paraId="00000029">
      <w:pPr>
        <w:spacing w:line="360" w:lineRule="auto"/>
        <w:jc w:val="center"/>
        <w:rPr>
          <w:b w:val="1"/>
        </w:rPr>
      </w:pPr>
      <w:r w:rsidDel="00000000" w:rsidR="00000000" w:rsidRPr="00000000">
        <w:rPr>
          <w:rtl w:val="0"/>
        </w:rPr>
      </w:r>
    </w:p>
    <w:p w:rsidR="00000000" w:rsidDel="00000000" w:rsidP="00000000" w:rsidRDefault="00000000" w:rsidRPr="00000000" w14:paraId="0000002A">
      <w:pPr>
        <w:spacing w:line="360" w:lineRule="auto"/>
        <w:ind w:left="0" w:right="0" w:firstLine="0"/>
        <w:jc w:val="center"/>
        <w:rPr>
          <w:b w:val="1"/>
        </w:rPr>
      </w:pPr>
      <w:r w:rsidDel="00000000" w:rsidR="00000000" w:rsidRPr="00000000">
        <w:rPr>
          <w:rtl w:val="0"/>
        </w:rPr>
      </w:r>
    </w:p>
    <w:sdt>
      <w:sdtPr>
        <w:tag w:val="goog_rdk_23"/>
      </w:sdtPr>
      <w:sdtContent>
        <w:p w:rsidR="00000000" w:rsidDel="00000000" w:rsidP="00000000" w:rsidRDefault="00000000" w:rsidRPr="00000000" w14:paraId="0000002B">
          <w:pPr>
            <w:spacing w:line="360" w:lineRule="auto"/>
            <w:jc w:val="center"/>
            <w:rPr>
              <w:ins w:author="aluno" w:id="7" w:date="2023-05-19T13:31:40Z"/>
              <w:b w:val="0"/>
              <w:u w:val="none"/>
            </w:rPr>
          </w:pPr>
          <w:sdt>
            <w:sdtPr>
              <w:tag w:val="goog_rdk_22"/>
            </w:sdtPr>
            <w:sdtContent>
              <w:ins w:author="aluno" w:id="7" w:date="2023-05-19T13:31:40Z">
                <w:r w:rsidDel="00000000" w:rsidR="00000000" w:rsidRPr="00000000">
                  <w:rPr>
                    <w:rtl w:val="0"/>
                  </w:rPr>
                </w:r>
              </w:ins>
            </w:sdtContent>
          </w:sdt>
        </w:p>
      </w:sdtContent>
    </w:sdt>
    <w:sdt>
      <w:sdtPr>
        <w:tag w:val="goog_rdk_25"/>
      </w:sdtPr>
      <w:sdtContent>
        <w:p w:rsidR="00000000" w:rsidDel="00000000" w:rsidP="00000000" w:rsidRDefault="00000000" w:rsidRPr="00000000" w14:paraId="0000002C">
          <w:pPr>
            <w:spacing w:line="360" w:lineRule="auto"/>
            <w:jc w:val="center"/>
            <w:rPr>
              <w:ins w:author="aluno" w:id="7" w:date="2023-05-19T13:31:40Z"/>
              <w:b w:val="0"/>
              <w:u w:val="none"/>
            </w:rPr>
          </w:pPr>
          <w:sdt>
            <w:sdtPr>
              <w:tag w:val="goog_rdk_24"/>
            </w:sdtPr>
            <w:sdtContent>
              <w:ins w:author="aluno" w:id="7" w:date="2023-05-19T13:31:40Z">
                <w:r w:rsidDel="00000000" w:rsidR="00000000" w:rsidRPr="00000000">
                  <w:rPr>
                    <w:b w:val="0"/>
                    <w:u w:val="none"/>
                    <w:rtl w:val="0"/>
                  </w:rPr>
                  <w:t xml:space="preserve">TCC E-COMMERCE LIVRARIA</w:t>
                </w:r>
              </w:ins>
            </w:sdtContent>
          </w:sdt>
        </w:p>
      </w:sdtContent>
    </w:sdt>
    <w:sdt>
      <w:sdtPr>
        <w:tag w:val="goog_rdk_29"/>
      </w:sdtPr>
      <w:sdtContent>
        <w:p w:rsidR="00000000" w:rsidDel="00000000" w:rsidP="00000000" w:rsidRDefault="00000000" w:rsidRPr="00000000" w14:paraId="0000002D">
          <w:pPr>
            <w:spacing w:line="360" w:lineRule="auto"/>
            <w:jc w:val="center"/>
            <w:rPr>
              <w:del w:author="aluno" w:id="7" w:date="2023-05-19T13:31:40Z"/>
            </w:rPr>
          </w:pPr>
          <w:sdt>
            <w:sdtPr>
              <w:tag w:val="goog_rdk_27"/>
            </w:sdtPr>
            <w:sdtContent>
              <w:del w:author="aluno" w:id="7" w:date="2023-05-19T13:31:40Z">
                <w:r w:rsidDel="00000000" w:rsidR="00000000" w:rsidRPr="00000000">
                  <w:rPr>
                    <w:b w:val="1"/>
                    <w:rtl w:val="0"/>
                  </w:rPr>
                  <w:delText xml:space="preserve">NOME DO PROJET</w:delText>
                </w:r>
              </w:del>
              <w:sdt>
                <w:sdtPr>
                  <w:tag w:val="goog_rdk_28"/>
                </w:sdtPr>
                <w:sdtContent>
                  <w:commentRangeStart w:id="3"/>
                </w:sdtContent>
              </w:sdt>
              <w:del w:author="aluno" w:id="7" w:date="2023-05-19T13:31:40Z">
                <w:r w:rsidDel="00000000" w:rsidR="00000000" w:rsidRPr="00000000">
                  <w:rPr>
                    <w:b w:val="1"/>
                    <w:rtl w:val="0"/>
                  </w:rPr>
                  <w:delText xml:space="preserve">O</w:delText>
                </w:r>
                <w:commentRangeEnd w:id="3"/>
                <w:r w:rsidDel="00000000" w:rsidR="00000000" w:rsidRPr="00000000">
                  <w:commentReference w:id="3"/>
                </w:r>
                <w:r w:rsidDel="00000000" w:rsidR="00000000" w:rsidRPr="00000000">
                  <w:rPr>
                    <w:rtl w:val="0"/>
                  </w:rPr>
                </w:r>
              </w:del>
            </w:sdtContent>
          </w:sdt>
        </w:p>
      </w:sdtContent>
    </w:sdt>
    <w:p w:rsidR="00000000" w:rsidDel="00000000" w:rsidP="00000000" w:rsidRDefault="00000000" w:rsidRPr="00000000" w14:paraId="0000002E">
      <w:pPr>
        <w:spacing w:line="360" w:lineRule="auto"/>
        <w:jc w:val="center"/>
        <w:rPr/>
      </w:pPr>
      <w:r w:rsidDel="00000000" w:rsidR="00000000" w:rsidRPr="00000000">
        <w:rPr>
          <w:rtl w:val="0"/>
        </w:rPr>
      </w:r>
    </w:p>
    <w:p w:rsidR="00000000" w:rsidDel="00000000" w:rsidP="00000000" w:rsidRDefault="00000000" w:rsidRPr="00000000" w14:paraId="0000002F">
      <w:pPr>
        <w:spacing w:line="360" w:lineRule="auto"/>
        <w:rPr>
          <w:b w:val="1"/>
        </w:rPr>
      </w:pPr>
      <w:r w:rsidDel="00000000" w:rsidR="00000000" w:rsidRPr="00000000">
        <w:rPr>
          <w:rtl w:val="0"/>
        </w:rPr>
      </w:r>
    </w:p>
    <w:p w:rsidR="00000000" w:rsidDel="00000000" w:rsidP="00000000" w:rsidRDefault="00000000" w:rsidRPr="00000000" w14:paraId="00000030">
      <w:pPr>
        <w:spacing w:line="360" w:lineRule="auto"/>
        <w:rPr>
          <w:b w:val="1"/>
        </w:rPr>
      </w:pPr>
      <w:r w:rsidDel="00000000" w:rsidR="00000000" w:rsidRPr="00000000">
        <w:rPr>
          <w:rtl w:val="0"/>
        </w:rPr>
      </w:r>
    </w:p>
    <w:p w:rsidR="00000000" w:rsidDel="00000000" w:rsidP="00000000" w:rsidRDefault="00000000" w:rsidRPr="00000000" w14:paraId="00000031">
      <w:pPr>
        <w:spacing w:line="360" w:lineRule="auto"/>
        <w:rPr/>
      </w:pPr>
      <w:r w:rsidDel="00000000" w:rsidR="00000000" w:rsidRPr="00000000">
        <w:rPr>
          <w:rtl w:val="0"/>
        </w:rPr>
      </w:r>
    </w:p>
    <w:p w:rsidR="00000000" w:rsidDel="00000000" w:rsidP="00000000" w:rsidRDefault="00000000" w:rsidRPr="00000000" w14:paraId="00000032">
      <w:pPr>
        <w:spacing w:line="360" w:lineRule="auto"/>
        <w:rPr/>
      </w:pPr>
      <w:r w:rsidDel="00000000" w:rsidR="00000000" w:rsidRPr="00000000">
        <w:rPr>
          <w:rtl w:val="0"/>
        </w:rPr>
      </w:r>
    </w:p>
    <w:p w:rsidR="00000000" w:rsidDel="00000000" w:rsidP="00000000" w:rsidRDefault="00000000" w:rsidRPr="00000000" w14:paraId="00000033">
      <w:pPr>
        <w:spacing w:line="360" w:lineRule="auto"/>
        <w:ind w:left="4560" w:right="0" w:firstLine="0"/>
        <w:rPr>
          <w:color w:val="000000"/>
        </w:rPr>
      </w:pPr>
      <w:r w:rsidDel="00000000" w:rsidR="00000000" w:rsidRPr="00000000">
        <w:rPr>
          <w:color w:val="000000"/>
          <w:rtl w:val="0"/>
        </w:rPr>
        <w:t xml:space="preserve">Projeto de Desenvolvimento de Software do Curso Técnico em Informática do Colégio Estadual de Educação Profissional Pedro Boaretto Neto – Cascavel, Paraná.</w:t>
      </w:r>
    </w:p>
    <w:p w:rsidR="00000000" w:rsidDel="00000000" w:rsidP="00000000" w:rsidRDefault="00000000" w:rsidRPr="00000000" w14:paraId="00000034">
      <w:pPr>
        <w:spacing w:line="240" w:lineRule="auto"/>
        <w:ind w:left="4560" w:right="0" w:firstLine="0"/>
        <w:rPr>
          <w:color w:val="000000"/>
        </w:rPr>
      </w:pPr>
      <w:r w:rsidDel="00000000" w:rsidR="00000000" w:rsidRPr="00000000">
        <w:rPr>
          <w:rtl w:val="0"/>
        </w:rPr>
      </w:r>
    </w:p>
    <w:p w:rsidR="00000000" w:rsidDel="00000000" w:rsidP="00000000" w:rsidRDefault="00000000" w:rsidRPr="00000000" w14:paraId="00000035">
      <w:pPr>
        <w:spacing w:line="240" w:lineRule="auto"/>
        <w:ind w:left="4560" w:right="0" w:firstLine="0"/>
        <w:jc w:val="right"/>
        <w:rPr/>
      </w:pPr>
      <w:bookmarkStart w:colFirst="0" w:colLast="0" w:name="_heading=h.gjdgxs" w:id="0"/>
      <w:bookmarkEnd w:id="0"/>
      <w:r w:rsidDel="00000000" w:rsidR="00000000" w:rsidRPr="00000000">
        <w:rPr>
          <w:color w:val="000000"/>
          <w:rtl w:val="0"/>
        </w:rPr>
        <w:t xml:space="preserve">Orientadores: Profª Aparecida S.Ferreira</w:t>
      </w:r>
      <w:r w:rsidDel="00000000" w:rsidR="00000000" w:rsidRPr="00000000">
        <w:rPr>
          <w:color w:val="000000"/>
          <w:vertAlign w:val="superscript"/>
        </w:rPr>
        <w:footnoteReference w:customMarkFollows="0" w:id="0"/>
      </w:r>
      <w:r w:rsidDel="00000000" w:rsidR="00000000" w:rsidRPr="00000000">
        <w:rPr>
          <w:rtl w:val="0"/>
        </w:rPr>
      </w:r>
    </w:p>
    <w:p w:rsidR="00000000" w:rsidDel="00000000" w:rsidP="00000000" w:rsidRDefault="00000000" w:rsidRPr="00000000" w14:paraId="00000036">
      <w:pPr>
        <w:spacing w:line="240" w:lineRule="auto"/>
        <w:ind w:left="5672" w:right="0" w:firstLine="0"/>
        <w:jc w:val="right"/>
        <w:rPr/>
      </w:pPr>
      <w:r w:rsidDel="00000000" w:rsidR="00000000" w:rsidRPr="00000000">
        <w:rPr>
          <w:rtl w:val="0"/>
        </w:rPr>
        <w:t xml:space="preserve">Prof. Reinaldo C. da Silva</w:t>
      </w:r>
      <w:r w:rsidDel="00000000" w:rsidR="00000000" w:rsidRPr="00000000">
        <w:rPr>
          <w:vertAlign w:val="superscript"/>
          <w:rtl w:val="0"/>
        </w:rPr>
        <w:t xml:space="preserve">2</w:t>
      </w:r>
      <w:r w:rsidDel="00000000" w:rsidR="00000000" w:rsidRPr="00000000">
        <w:rPr>
          <w:rtl w:val="0"/>
        </w:rPr>
      </w:r>
    </w:p>
    <w:p w:rsidR="00000000" w:rsidDel="00000000" w:rsidP="00000000" w:rsidRDefault="00000000" w:rsidRPr="00000000" w14:paraId="00000037">
      <w:pPr>
        <w:spacing w:line="240" w:lineRule="auto"/>
        <w:jc w:val="right"/>
        <w:rPr/>
      </w:pPr>
      <w:r w:rsidDel="00000000" w:rsidR="00000000" w:rsidRPr="00000000">
        <w:rPr>
          <w:rtl w:val="0"/>
        </w:rPr>
        <w:t xml:space="preserve">     </w:t>
        <w:tab/>
        <w:tab/>
        <w:tab/>
        <w:tab/>
        <w:tab/>
        <w:tab/>
        <w:tab/>
        <w:t xml:space="preserve">Prof. Célia K.Cabral</w:t>
      </w:r>
      <w:r w:rsidDel="00000000" w:rsidR="00000000" w:rsidRPr="00000000">
        <w:rPr>
          <w:vertAlign w:val="superscript"/>
          <w:rtl w:val="0"/>
        </w:rPr>
        <w:t xml:space="preserve">3</w:t>
      </w:r>
      <w:r w:rsidDel="00000000" w:rsidR="00000000" w:rsidRPr="00000000">
        <w:rPr>
          <w:rtl w:val="0"/>
        </w:rPr>
      </w:r>
    </w:p>
    <w:p w:rsidR="00000000" w:rsidDel="00000000" w:rsidP="00000000" w:rsidRDefault="00000000" w:rsidRPr="00000000" w14:paraId="00000038">
      <w:pPr>
        <w:spacing w:line="360" w:lineRule="auto"/>
        <w:rPr/>
      </w:pPr>
      <w:r w:rsidDel="00000000" w:rsidR="00000000" w:rsidRPr="00000000">
        <w:rPr>
          <w:rtl w:val="0"/>
        </w:rPr>
      </w:r>
    </w:p>
    <w:p w:rsidR="00000000" w:rsidDel="00000000" w:rsidP="00000000" w:rsidRDefault="00000000" w:rsidRPr="00000000" w14:paraId="00000039">
      <w:pPr>
        <w:spacing w:line="360" w:lineRule="auto"/>
        <w:ind w:left="0" w:right="0" w:firstLine="0"/>
        <w:rPr>
          <w:b w:val="1"/>
          <w:color w:val="000000"/>
        </w:rPr>
      </w:pPr>
      <w:r w:rsidDel="00000000" w:rsidR="00000000" w:rsidRPr="00000000">
        <w:rPr>
          <w:rtl w:val="0"/>
        </w:rPr>
      </w:r>
    </w:p>
    <w:p w:rsidR="00000000" w:rsidDel="00000000" w:rsidP="00000000" w:rsidRDefault="00000000" w:rsidRPr="00000000" w14:paraId="0000003A">
      <w:pPr>
        <w:spacing w:line="360" w:lineRule="auto"/>
        <w:ind w:left="0" w:right="0" w:firstLine="0"/>
        <w:jc w:val="center"/>
        <w:rPr>
          <w:b w:val="1"/>
          <w:color w:val="000000"/>
        </w:rPr>
      </w:pPr>
      <w:r w:rsidDel="00000000" w:rsidR="00000000" w:rsidRPr="00000000">
        <w:rPr>
          <w:b w:val="1"/>
          <w:color w:val="000000"/>
          <w:rtl w:val="0"/>
        </w:rPr>
        <w:t xml:space="preserve">CASCAVEL - PR</w:t>
      </w:r>
    </w:p>
    <w:sdt>
      <w:sdtPr>
        <w:tag w:val="goog_rdk_31"/>
      </w:sdtPr>
      <w:sdtContent>
        <w:p w:rsidR="00000000" w:rsidDel="00000000" w:rsidP="00000000" w:rsidRDefault="00000000" w:rsidRPr="00000000" w14:paraId="0000003B">
          <w:pPr>
            <w:spacing w:line="360" w:lineRule="auto"/>
            <w:ind w:left="0" w:right="0" w:firstLine="0"/>
            <w:jc w:val="center"/>
            <w:rPr>
              <w:ins w:author="Aparecida Ferreira" w:id="8" w:date="2023-05-16T22:22:00Z"/>
              <w:b w:val="1"/>
              <w:color w:val="000000"/>
            </w:rPr>
          </w:pPr>
          <w:r w:rsidDel="00000000" w:rsidR="00000000" w:rsidRPr="00000000">
            <w:rPr>
              <w:b w:val="1"/>
              <w:color w:val="000000"/>
              <w:rtl w:val="0"/>
            </w:rPr>
            <w:t xml:space="preserve">2023</w:t>
          </w:r>
          <w:sdt>
            <w:sdtPr>
              <w:tag w:val="goog_rdk_30"/>
            </w:sdtPr>
            <w:sdtContent>
              <w:ins w:author="Aparecida Ferreira" w:id="8" w:date="2023-05-16T22:22:00Z">
                <w:r w:rsidDel="00000000" w:rsidR="00000000" w:rsidRPr="00000000">
                  <w:rPr>
                    <w:rtl w:val="0"/>
                  </w:rPr>
                </w:r>
              </w:ins>
            </w:sdtContent>
          </w:sdt>
        </w:p>
      </w:sdtContent>
    </w:sdt>
    <w:sdt>
      <w:sdtPr>
        <w:tag w:val="goog_rdk_33"/>
      </w:sdtPr>
      <w:sdtContent>
        <w:p w:rsidR="00000000" w:rsidDel="00000000" w:rsidP="00000000" w:rsidRDefault="00000000" w:rsidRPr="00000000" w14:paraId="0000003C">
          <w:pPr>
            <w:spacing w:line="360" w:lineRule="auto"/>
            <w:ind w:left="0" w:right="0" w:firstLine="0"/>
            <w:jc w:val="center"/>
            <w:rPr>
              <w:ins w:author="Aparecida Ferreira" w:id="8" w:date="2023-05-16T22:22:00Z"/>
              <w:b w:val="1"/>
              <w:color w:val="000000"/>
            </w:rPr>
          </w:pPr>
          <w:sdt>
            <w:sdtPr>
              <w:tag w:val="goog_rdk_32"/>
            </w:sdtPr>
            <w:sdtContent>
              <w:ins w:author="Aparecida Ferreira" w:id="8" w:date="2023-05-16T22:22:00Z">
                <w:r w:rsidDel="00000000" w:rsidR="00000000" w:rsidRPr="00000000">
                  <w:rPr>
                    <w:rtl w:val="0"/>
                  </w:rPr>
                </w:r>
              </w:ins>
            </w:sdtContent>
          </w:sdt>
        </w:p>
      </w:sdtContent>
    </w:sdt>
    <w:p w:rsidR="00000000" w:rsidDel="00000000" w:rsidP="00000000" w:rsidRDefault="00000000" w:rsidRPr="00000000" w14:paraId="0000003D">
      <w:pPr>
        <w:spacing w:line="360" w:lineRule="auto"/>
        <w:ind w:left="0" w:right="0" w:firstLine="0"/>
        <w:jc w:val="center"/>
        <w:rPr>
          <w:b w:val="1"/>
          <w:color w:val="000000"/>
        </w:rPr>
      </w:pPr>
      <w:r w:rsidDel="00000000" w:rsidR="00000000" w:rsidRPr="00000000">
        <w:rPr>
          <w:rtl w:val="0"/>
        </w:rPr>
      </w:r>
    </w:p>
    <w:sdt>
      <w:sdtPr>
        <w:tag w:val="goog_rdk_36"/>
      </w:sdtPr>
      <w:sdtContent>
        <w:p w:rsidR="00000000" w:rsidDel="00000000" w:rsidP="00000000" w:rsidRDefault="00000000" w:rsidRPr="00000000" w14:paraId="0000003E">
          <w:pPr>
            <w:spacing w:line="360" w:lineRule="auto"/>
            <w:rPr>
              <w:ins w:author="aluno" w:id="9" w:date="2023-05-19T13:32:06Z"/>
              <w:b w:val="1"/>
            </w:rPr>
          </w:pPr>
          <w:sdt>
            <w:sdtPr>
              <w:tag w:val="goog_rdk_35"/>
            </w:sdtPr>
            <w:sdtContent>
              <w:ins w:author="aluno" w:id="9" w:date="2023-05-19T13:32:06Z">
                <w:r w:rsidDel="00000000" w:rsidR="00000000" w:rsidRPr="00000000">
                  <w:rPr>
                    <w:rtl w:val="0"/>
                  </w:rPr>
                </w:r>
              </w:ins>
            </w:sdtContent>
          </w:sdt>
        </w:p>
      </w:sdtContent>
    </w:sdt>
    <w:p w:rsidR="00000000" w:rsidDel="00000000" w:rsidP="00000000" w:rsidRDefault="00000000" w:rsidRPr="00000000" w14:paraId="0000003F">
      <w:pPr>
        <w:spacing w:line="360" w:lineRule="auto"/>
        <w:ind w:left="0" w:right="0" w:firstLine="0"/>
        <w:jc w:val="center"/>
        <w:rPr/>
      </w:pPr>
      <w:sdt>
        <w:sdtPr>
          <w:tag w:val="goog_rdk_37"/>
        </w:sdtPr>
        <w:sdtContent>
          <w:ins w:author="aluno" w:id="9" w:date="2023-05-19T13:32:06Z">
            <w:r w:rsidDel="00000000" w:rsidR="00000000" w:rsidRPr="00000000">
              <w:rPr>
                <w:b w:val="1"/>
                <w:rtl w:val="0"/>
              </w:rPr>
              <w:t xml:space="preserve">ANDREY ROBERTO PINHEIRO</w:t>
            </w:r>
          </w:ins>
        </w:sdtContent>
      </w:sdt>
      <w:r w:rsidDel="00000000" w:rsidR="00000000" w:rsidRPr="00000000">
        <w:rPr>
          <w:rtl w:val="0"/>
        </w:rPr>
      </w:r>
    </w:p>
    <w:p w:rsidR="00000000" w:rsidDel="00000000" w:rsidP="00000000" w:rsidRDefault="00000000" w:rsidRPr="00000000" w14:paraId="00000040">
      <w:pPr>
        <w:spacing w:line="360" w:lineRule="auto"/>
        <w:ind w:left="0" w:right="0" w:firstLine="0"/>
        <w:jc w:val="center"/>
        <w:rPr/>
      </w:pPr>
      <w:sdt>
        <w:sdtPr>
          <w:tag w:val="goog_rdk_39"/>
        </w:sdtPr>
        <w:sdtContent>
          <w:ins w:author="aluno" w:id="10" w:date="2023-05-19T13:32:06Z">
            <w:r w:rsidDel="00000000" w:rsidR="00000000" w:rsidRPr="00000000">
              <w:rPr>
                <w:b w:val="1"/>
                <w:rtl w:val="0"/>
              </w:rPr>
              <w:t xml:space="preserve">GUILHERM</w:t>
            </w:r>
          </w:ins>
          <w:sdt>
            <w:sdtPr>
              <w:tag w:val="goog_rdk_40"/>
            </w:sdtPr>
            <w:sdtContent>
              <w:commentRangeStart w:id="4"/>
            </w:sdtContent>
          </w:sdt>
          <w:ins w:author="aluno" w:id="10" w:date="2023-05-19T13:32:06Z">
            <w:r w:rsidDel="00000000" w:rsidR="00000000" w:rsidRPr="00000000">
              <w:rPr>
                <w:b w:val="1"/>
                <w:rtl w:val="0"/>
              </w:rPr>
              <w:t xml:space="preserve">E</w:t>
            </w:r>
            <w:commentRangeEnd w:id="4"/>
            <w:r w:rsidDel="00000000" w:rsidR="00000000" w:rsidRPr="00000000">
              <w:commentReference w:id="4"/>
            </w:r>
            <w:r w:rsidDel="00000000" w:rsidR="00000000" w:rsidRPr="00000000">
              <w:rPr>
                <w:b w:val="1"/>
                <w:rtl w:val="0"/>
              </w:rPr>
              <w:t xml:space="preserve"> DIAS LEME DA COSTA</w:t>
            </w:r>
          </w:ins>
        </w:sdtContent>
      </w:sdt>
      <w:r w:rsidDel="00000000" w:rsidR="00000000" w:rsidRPr="00000000">
        <w:rPr>
          <w:rtl w:val="0"/>
        </w:rPr>
      </w:r>
    </w:p>
    <w:p w:rsidR="00000000" w:rsidDel="00000000" w:rsidP="00000000" w:rsidRDefault="00000000" w:rsidRPr="00000000" w14:paraId="00000041">
      <w:pPr>
        <w:spacing w:line="360" w:lineRule="auto"/>
        <w:jc w:val="center"/>
        <w:rPr>
          <w:b w:val="1"/>
        </w:rPr>
      </w:pPr>
      <w:r w:rsidDel="00000000" w:rsidR="00000000" w:rsidRPr="00000000">
        <w:rPr>
          <w:rtl w:val="0"/>
        </w:rPr>
      </w:r>
    </w:p>
    <w:p w:rsidR="00000000" w:rsidDel="00000000" w:rsidP="00000000" w:rsidRDefault="00000000" w:rsidRPr="00000000" w14:paraId="00000042">
      <w:pPr>
        <w:spacing w:line="360" w:lineRule="auto"/>
        <w:jc w:val="center"/>
        <w:rPr>
          <w:b w:val="1"/>
        </w:rPr>
      </w:pPr>
      <w:r w:rsidDel="00000000" w:rsidR="00000000" w:rsidRPr="00000000">
        <w:rPr>
          <w:rtl w:val="0"/>
        </w:rPr>
      </w:r>
    </w:p>
    <w:p w:rsidR="00000000" w:rsidDel="00000000" w:rsidP="00000000" w:rsidRDefault="00000000" w:rsidRPr="00000000" w14:paraId="00000043">
      <w:pPr>
        <w:spacing w:line="360" w:lineRule="auto"/>
        <w:jc w:val="center"/>
        <w:rPr>
          <w:b w:val="1"/>
        </w:rPr>
      </w:pPr>
      <w:r w:rsidDel="00000000" w:rsidR="00000000" w:rsidRPr="00000000">
        <w:rPr>
          <w:rtl w:val="0"/>
        </w:rPr>
      </w:r>
    </w:p>
    <w:sdt>
      <w:sdtPr>
        <w:tag w:val="goog_rdk_43"/>
      </w:sdtPr>
      <w:sdtContent>
        <w:p w:rsidR="00000000" w:rsidDel="00000000" w:rsidP="00000000" w:rsidRDefault="00000000" w:rsidRPr="00000000" w14:paraId="00000044">
          <w:pPr>
            <w:spacing w:line="360" w:lineRule="auto"/>
            <w:jc w:val="center"/>
            <w:rPr>
              <w:ins w:author="aluno" w:id="11" w:date="2023-05-19T13:32:22Z"/>
              <w:b w:val="0"/>
              <w:u w:val="none"/>
            </w:rPr>
          </w:pPr>
          <w:sdt>
            <w:sdtPr>
              <w:tag w:val="goog_rdk_42"/>
            </w:sdtPr>
            <w:sdtContent>
              <w:ins w:author="aluno" w:id="11" w:date="2023-05-19T13:32:22Z">
                <w:r w:rsidDel="00000000" w:rsidR="00000000" w:rsidRPr="00000000">
                  <w:rPr>
                    <w:rtl w:val="0"/>
                  </w:rPr>
                </w:r>
              </w:ins>
            </w:sdtContent>
          </w:sdt>
        </w:p>
      </w:sdtContent>
    </w:sdt>
    <w:sdt>
      <w:sdtPr>
        <w:tag w:val="goog_rdk_45"/>
      </w:sdtPr>
      <w:sdtContent>
        <w:p w:rsidR="00000000" w:rsidDel="00000000" w:rsidP="00000000" w:rsidRDefault="00000000" w:rsidRPr="00000000" w14:paraId="00000045">
          <w:pPr>
            <w:spacing w:line="360" w:lineRule="auto"/>
            <w:jc w:val="center"/>
            <w:rPr>
              <w:ins w:author="aluno" w:id="11" w:date="2023-05-19T13:32:22Z"/>
              <w:b w:val="0"/>
              <w:u w:val="none"/>
            </w:rPr>
          </w:pPr>
          <w:sdt>
            <w:sdtPr>
              <w:tag w:val="goog_rdk_44"/>
            </w:sdtPr>
            <w:sdtContent>
              <w:ins w:author="aluno" w:id="11" w:date="2023-05-19T13:32:22Z">
                <w:r w:rsidDel="00000000" w:rsidR="00000000" w:rsidRPr="00000000">
                  <w:rPr>
                    <w:b w:val="0"/>
                    <w:u w:val="none"/>
                    <w:rtl w:val="0"/>
                  </w:rPr>
                  <w:t xml:space="preserve">TCC E-COMMERCE LIVRARIA</w:t>
                </w:r>
              </w:ins>
            </w:sdtContent>
          </w:sdt>
        </w:p>
      </w:sdtContent>
    </w:sdt>
    <w:p w:rsidR="00000000" w:rsidDel="00000000" w:rsidP="00000000" w:rsidRDefault="00000000" w:rsidRPr="00000000" w14:paraId="00000046">
      <w:pPr>
        <w:spacing w:line="360" w:lineRule="auto"/>
        <w:jc w:val="center"/>
        <w:rPr>
          <w:b w:val="1"/>
        </w:rPr>
      </w:pPr>
      <w:r w:rsidDel="00000000" w:rsidR="00000000" w:rsidRPr="00000000">
        <w:rPr>
          <w:rtl w:val="0"/>
        </w:rPr>
      </w:r>
    </w:p>
    <w:p w:rsidR="00000000" w:rsidDel="00000000" w:rsidP="00000000" w:rsidRDefault="00000000" w:rsidRPr="00000000" w14:paraId="00000047">
      <w:pPr>
        <w:spacing w:line="360" w:lineRule="auto"/>
        <w:ind w:left="0" w:right="0" w:firstLine="0"/>
        <w:jc w:val="center"/>
        <w:rPr>
          <w:smallCaps w:val="1"/>
          <w:color w:val="000000"/>
        </w:rPr>
      </w:pPr>
      <w:r w:rsidDel="00000000" w:rsidR="00000000" w:rsidRPr="00000000">
        <w:rPr>
          <w:rtl w:val="0"/>
        </w:rPr>
      </w:r>
    </w:p>
    <w:p w:rsidR="00000000" w:rsidDel="00000000" w:rsidP="00000000" w:rsidRDefault="00000000" w:rsidRPr="00000000" w14:paraId="00000048">
      <w:pPr>
        <w:spacing w:line="360" w:lineRule="auto"/>
        <w:ind w:left="0" w:right="0" w:firstLine="0"/>
        <w:rPr>
          <w:color w:val="000000"/>
        </w:rPr>
      </w:pPr>
      <w:r w:rsidDel="00000000" w:rsidR="00000000" w:rsidRPr="00000000">
        <w:rPr>
          <w:color w:val="000000"/>
          <w:rtl w:val="0"/>
        </w:rPr>
        <w:t xml:space="preserve">Este Projeto de Conclusão de Curso foi julgado e aprovado pelo Curso Técnico em Informática do Colégio Estadual de Educação Profissional Pedro Boaretto Neto.</w:t>
      </w:r>
    </w:p>
    <w:p w:rsidR="00000000" w:rsidDel="00000000" w:rsidP="00000000" w:rsidRDefault="00000000" w:rsidRPr="00000000" w14:paraId="00000049">
      <w:pPr>
        <w:spacing w:line="360" w:lineRule="auto"/>
        <w:ind w:left="0" w:right="0" w:firstLine="0"/>
        <w:jc w:val="center"/>
        <w:rPr>
          <w:color w:val="000000"/>
        </w:rPr>
      </w:pPr>
      <w:r w:rsidDel="00000000" w:rsidR="00000000" w:rsidRPr="00000000">
        <w:rPr>
          <w:rtl w:val="0"/>
        </w:rPr>
      </w:r>
    </w:p>
    <w:p w:rsidR="00000000" w:rsidDel="00000000" w:rsidP="00000000" w:rsidRDefault="00000000" w:rsidRPr="00000000" w14:paraId="0000004A">
      <w:pPr>
        <w:spacing w:line="360" w:lineRule="auto"/>
        <w:ind w:left="0" w:right="0" w:firstLine="0"/>
        <w:jc w:val="center"/>
        <w:rPr>
          <w:color w:val="000000"/>
        </w:rPr>
      </w:pPr>
      <w:r w:rsidDel="00000000" w:rsidR="00000000" w:rsidRPr="00000000">
        <w:rPr>
          <w:color w:val="000000"/>
          <w:rtl w:val="0"/>
        </w:rPr>
        <w:t xml:space="preserve">Cascavel, Pr., xx de Xxxxx de 2023</w:t>
      </w:r>
    </w:p>
    <w:p w:rsidR="00000000" w:rsidDel="00000000" w:rsidP="00000000" w:rsidRDefault="00000000" w:rsidRPr="00000000" w14:paraId="0000004B">
      <w:pPr>
        <w:spacing w:line="360" w:lineRule="auto"/>
        <w:ind w:left="0" w:right="0" w:firstLine="0"/>
        <w:jc w:val="center"/>
        <w:rPr>
          <w:b w:val="1"/>
          <w:color w:val="000000"/>
        </w:rPr>
      </w:pPr>
      <w:r w:rsidDel="00000000" w:rsidR="00000000" w:rsidRPr="00000000">
        <w:rPr>
          <w:b w:val="1"/>
          <w:color w:val="000000"/>
          <w:rtl w:val="0"/>
        </w:rPr>
        <w:t xml:space="preserve">COMISSÃO EXAMINADOR</w:t>
      </w:r>
    </w:p>
    <w:p w:rsidR="00000000" w:rsidDel="00000000" w:rsidP="00000000" w:rsidRDefault="00000000" w:rsidRPr="00000000" w14:paraId="0000004C">
      <w:pPr>
        <w:spacing w:line="360" w:lineRule="auto"/>
        <w:ind w:left="0" w:right="0" w:firstLine="0"/>
        <w:jc w:val="center"/>
        <w:rPr>
          <w:b w:val="1"/>
          <w:color w:val="000000"/>
        </w:rPr>
      </w:pPr>
      <w:r w:rsidDel="00000000" w:rsidR="00000000" w:rsidRPr="00000000">
        <w:rPr>
          <w:rtl w:val="0"/>
        </w:rPr>
      </w:r>
    </w:p>
    <w:tbl>
      <w:tblPr>
        <w:tblStyle w:val="Table1"/>
        <w:tblW w:w="8503.0" w:type="dxa"/>
        <w:jc w:val="left"/>
        <w:tblInd w:w="-6.999999999999993" w:type="dxa"/>
        <w:tblLayout w:type="fixed"/>
        <w:tblLook w:val="0000"/>
      </w:tblPr>
      <w:tblGrid>
        <w:gridCol w:w="4252"/>
        <w:gridCol w:w="4251"/>
        <w:tblGridChange w:id="0">
          <w:tblGrid>
            <w:gridCol w:w="4252"/>
            <w:gridCol w:w="4251"/>
          </w:tblGrid>
        </w:tblGridChange>
      </w:tblGrid>
      <w:tr>
        <w:trPr>
          <w:cantSplit w:val="0"/>
          <w:tblHeader w:val="0"/>
        </w:trPr>
        <w:tc>
          <w:tcPr>
            <w:shd w:fill="auto" w:val="clear"/>
          </w:tcPr>
          <w:p w:rsidR="00000000" w:rsidDel="00000000" w:rsidP="00000000" w:rsidRDefault="00000000" w:rsidRPr="00000000" w14:paraId="0000004D">
            <w:pPr>
              <w:spacing w:line="360" w:lineRule="auto"/>
              <w:ind w:left="0" w:right="0" w:firstLine="0"/>
              <w:jc w:val="left"/>
              <w:rPr>
                <w:color w:val="000000"/>
              </w:rPr>
            </w:pPr>
            <w:r w:rsidDel="00000000" w:rsidR="00000000" w:rsidRPr="00000000">
              <w:rPr>
                <w:color w:val="000000"/>
                <w:rtl w:val="0"/>
              </w:rPr>
              <w:t xml:space="preserve">______________________________</w:t>
            </w:r>
          </w:p>
          <w:p w:rsidR="00000000" w:rsidDel="00000000" w:rsidP="00000000" w:rsidRDefault="00000000" w:rsidRPr="00000000" w14:paraId="0000004E">
            <w:pPr>
              <w:spacing w:line="360" w:lineRule="auto"/>
              <w:ind w:left="0" w:right="0" w:firstLine="0"/>
              <w:jc w:val="center"/>
              <w:rPr/>
            </w:pPr>
            <w:r w:rsidDel="00000000" w:rsidR="00000000" w:rsidRPr="00000000">
              <w:rPr>
                <w:color w:val="000000"/>
                <w:rtl w:val="0"/>
              </w:rPr>
              <w:t xml:space="preserve">Profª. Aparecida da S. Ferreira</w:t>
            </w:r>
            <w:r w:rsidDel="00000000" w:rsidR="00000000" w:rsidRPr="00000000">
              <w:rPr>
                <w:color w:val="000000"/>
                <w:vertAlign w:val="superscript"/>
                <w:rtl w:val="0"/>
              </w:rPr>
              <w:t xml:space="preserve">1</w:t>
            </w:r>
            <w:r w:rsidDel="00000000" w:rsidR="00000000" w:rsidRPr="00000000">
              <w:rPr>
                <w:rtl w:val="0"/>
              </w:rPr>
            </w:r>
          </w:p>
          <w:p w:rsidR="00000000" w:rsidDel="00000000" w:rsidP="00000000" w:rsidRDefault="00000000" w:rsidRPr="00000000" w14:paraId="0000004F">
            <w:pPr>
              <w:spacing w:line="360" w:lineRule="auto"/>
              <w:ind w:left="0" w:right="0" w:firstLine="0"/>
              <w:jc w:val="center"/>
              <w:rPr>
                <w:color w:val="000000"/>
              </w:rPr>
            </w:pPr>
            <w:r w:rsidDel="00000000" w:rsidR="00000000" w:rsidRPr="00000000">
              <w:rPr>
                <w:color w:val="000000"/>
                <w:rtl w:val="0"/>
              </w:rPr>
              <w:t xml:space="preserve">Especialista em Tecnologia da Informação</w:t>
            </w:r>
          </w:p>
          <w:p w:rsidR="00000000" w:rsidDel="00000000" w:rsidP="00000000" w:rsidRDefault="00000000" w:rsidRPr="00000000" w14:paraId="00000050">
            <w:pPr>
              <w:spacing w:after="14" w:before="0" w:line="360" w:lineRule="auto"/>
              <w:ind w:left="10" w:right="344" w:hanging="10"/>
              <w:jc w:val="center"/>
              <w:rPr>
                <w:i w:val="1"/>
                <w:sz w:val="20"/>
                <w:szCs w:val="20"/>
              </w:rPr>
            </w:pPr>
            <w:r w:rsidDel="00000000" w:rsidR="00000000" w:rsidRPr="00000000">
              <w:rPr>
                <w:i w:val="1"/>
                <w:sz w:val="20"/>
                <w:szCs w:val="20"/>
                <w:rtl w:val="0"/>
              </w:rPr>
              <w:t xml:space="preserve">Faculdade de Ciências Sociais Aplicadas de Cascavel</w:t>
            </w:r>
          </w:p>
          <w:p w:rsidR="00000000" w:rsidDel="00000000" w:rsidP="00000000" w:rsidRDefault="00000000" w:rsidRPr="00000000" w14:paraId="00000051">
            <w:pPr>
              <w:spacing w:line="360" w:lineRule="auto"/>
              <w:ind w:left="0" w:right="0" w:firstLine="0"/>
              <w:rPr/>
            </w:pPr>
            <w:r w:rsidDel="00000000" w:rsidR="00000000" w:rsidRPr="00000000">
              <w:rPr>
                <w:rtl w:val="0"/>
              </w:rPr>
              <w:t xml:space="preserve">                  Orientadora</w:t>
            </w:r>
          </w:p>
          <w:p w:rsidR="00000000" w:rsidDel="00000000" w:rsidP="00000000" w:rsidRDefault="00000000" w:rsidRPr="00000000" w14:paraId="00000052">
            <w:pPr>
              <w:spacing w:line="360" w:lineRule="auto"/>
              <w:ind w:left="0" w:right="0" w:firstLine="0"/>
              <w:jc w:val="center"/>
              <w:rPr>
                <w:color w:val="000000"/>
              </w:rPr>
            </w:pPr>
            <w:r w:rsidDel="00000000" w:rsidR="00000000" w:rsidRPr="00000000">
              <w:rPr>
                <w:rtl w:val="0"/>
              </w:rPr>
            </w:r>
          </w:p>
        </w:tc>
        <w:tc>
          <w:tcPr>
            <w:shd w:fill="auto" w:val="clear"/>
          </w:tcPr>
          <w:p w:rsidR="00000000" w:rsidDel="00000000" w:rsidP="00000000" w:rsidRDefault="00000000" w:rsidRPr="00000000" w14:paraId="00000053">
            <w:pPr>
              <w:spacing w:line="360" w:lineRule="auto"/>
              <w:ind w:left="0" w:right="0" w:firstLine="0"/>
              <w:jc w:val="left"/>
              <w:rPr>
                <w:color w:val="000000"/>
              </w:rPr>
            </w:pPr>
            <w:r w:rsidDel="00000000" w:rsidR="00000000" w:rsidRPr="00000000">
              <w:rPr>
                <w:color w:val="000000"/>
                <w:rtl w:val="0"/>
              </w:rPr>
              <w:t xml:space="preserve">______________________________</w:t>
            </w:r>
          </w:p>
          <w:p w:rsidR="00000000" w:rsidDel="00000000" w:rsidP="00000000" w:rsidRDefault="00000000" w:rsidRPr="00000000" w14:paraId="00000054">
            <w:pPr>
              <w:spacing w:line="360" w:lineRule="auto"/>
              <w:ind w:left="0" w:right="0" w:firstLine="0"/>
              <w:jc w:val="center"/>
              <w:rPr/>
            </w:pPr>
            <w:r w:rsidDel="00000000" w:rsidR="00000000" w:rsidRPr="00000000">
              <w:rPr>
                <w:color w:val="000000"/>
                <w:rtl w:val="0"/>
              </w:rPr>
              <w:t xml:space="preserve">Prof. </w:t>
            </w:r>
            <w:r w:rsidDel="00000000" w:rsidR="00000000" w:rsidRPr="00000000">
              <w:rPr>
                <w:rtl w:val="0"/>
              </w:rPr>
              <w:t xml:space="preserve">Reinaldo</w:t>
            </w:r>
          </w:p>
          <w:p w:rsidR="00000000" w:rsidDel="00000000" w:rsidP="00000000" w:rsidRDefault="00000000" w:rsidRPr="00000000" w14:paraId="00000055">
            <w:pPr>
              <w:spacing w:line="360" w:lineRule="auto"/>
              <w:ind w:left="0" w:right="0" w:firstLine="0"/>
              <w:jc w:val="center"/>
              <w:rPr/>
            </w:pPr>
            <w:r w:rsidDel="00000000" w:rsidR="00000000" w:rsidRPr="00000000">
              <w:rPr>
                <w:rtl w:val="0"/>
              </w:rPr>
            </w:r>
          </w:p>
          <w:p w:rsidR="00000000" w:rsidDel="00000000" w:rsidP="00000000" w:rsidRDefault="00000000" w:rsidRPr="00000000" w14:paraId="00000056">
            <w:pPr>
              <w:spacing w:line="360" w:lineRule="auto"/>
              <w:ind w:left="0" w:right="0" w:firstLine="0"/>
              <w:jc w:val="center"/>
              <w:rPr>
                <w:color w:val="000000"/>
              </w:rPr>
            </w:pPr>
            <w:r w:rsidDel="00000000" w:rsidR="00000000" w:rsidRPr="00000000">
              <w:rPr>
                <w:rtl w:val="0"/>
              </w:rPr>
            </w:r>
          </w:p>
          <w:p w:rsidR="00000000" w:rsidDel="00000000" w:rsidP="00000000" w:rsidRDefault="00000000" w:rsidRPr="00000000" w14:paraId="00000057">
            <w:pPr>
              <w:tabs>
                <w:tab w:val="left" w:leader="none" w:pos="8130"/>
              </w:tabs>
              <w:spacing w:line="360" w:lineRule="auto"/>
              <w:ind w:left="0" w:right="0" w:firstLine="0"/>
              <w:jc w:val="center"/>
              <w:rPr>
                <w:color w:val="000000"/>
              </w:rPr>
            </w:pPr>
            <w:r w:rsidDel="00000000" w:rsidR="00000000" w:rsidRPr="00000000">
              <w:rPr>
                <w:color w:val="000000"/>
                <w:rtl w:val="0"/>
              </w:rPr>
              <w:t xml:space="preserve">Web Design</w:t>
            </w:r>
          </w:p>
        </w:tc>
      </w:tr>
      <w:tr>
        <w:trPr>
          <w:cantSplit w:val="0"/>
          <w:tblHeader w:val="0"/>
        </w:trPr>
        <w:tc>
          <w:tcPr>
            <w:shd w:fill="auto" w:val="clear"/>
          </w:tcPr>
          <w:p w:rsidR="00000000" w:rsidDel="00000000" w:rsidP="00000000" w:rsidRDefault="00000000" w:rsidRPr="00000000" w14:paraId="00000058">
            <w:pPr>
              <w:spacing w:line="360" w:lineRule="auto"/>
              <w:ind w:left="0" w:right="0" w:firstLine="0"/>
              <w:jc w:val="left"/>
              <w:rPr>
                <w:color w:val="000000"/>
              </w:rPr>
            </w:pPr>
            <w:r w:rsidDel="00000000" w:rsidR="00000000" w:rsidRPr="00000000">
              <w:rPr>
                <w:color w:val="000000"/>
                <w:rtl w:val="0"/>
              </w:rPr>
              <w:t xml:space="preserve">______________________________</w:t>
            </w:r>
          </w:p>
          <w:p w:rsidR="00000000" w:rsidDel="00000000" w:rsidP="00000000" w:rsidRDefault="00000000" w:rsidRPr="00000000" w14:paraId="00000059">
            <w:pPr>
              <w:spacing w:line="360" w:lineRule="auto"/>
              <w:ind w:left="0" w:right="0" w:firstLine="0"/>
              <w:jc w:val="center"/>
              <w:rPr>
                <w:color w:val="000000"/>
              </w:rPr>
            </w:pPr>
            <w:r w:rsidDel="00000000" w:rsidR="00000000" w:rsidRPr="00000000">
              <w:rPr>
                <w:rtl w:val="0"/>
              </w:rPr>
            </w:r>
          </w:p>
          <w:p w:rsidR="00000000" w:rsidDel="00000000" w:rsidP="00000000" w:rsidRDefault="00000000" w:rsidRPr="00000000" w14:paraId="0000005A">
            <w:pPr>
              <w:spacing w:line="360" w:lineRule="auto"/>
              <w:ind w:left="0" w:right="0" w:firstLine="0"/>
              <w:jc w:val="center"/>
              <w:rPr>
                <w:color w:val="000000"/>
              </w:rPr>
            </w:pPr>
            <w:r w:rsidDel="00000000" w:rsidR="00000000" w:rsidRPr="00000000">
              <w:rPr>
                <w:color w:val="000000"/>
                <w:rtl w:val="0"/>
              </w:rPr>
              <w:t xml:space="preserve">Profª. Célia Kouth Cabral</w:t>
            </w:r>
          </w:p>
          <w:p w:rsidR="00000000" w:rsidDel="00000000" w:rsidP="00000000" w:rsidRDefault="00000000" w:rsidRPr="00000000" w14:paraId="0000005B">
            <w:pPr>
              <w:spacing w:line="360" w:lineRule="auto"/>
              <w:ind w:left="0" w:right="0" w:firstLine="0"/>
              <w:jc w:val="center"/>
              <w:rPr>
                <w:color w:val="000000"/>
              </w:rPr>
            </w:pPr>
            <w:r w:rsidDel="00000000" w:rsidR="00000000" w:rsidRPr="00000000">
              <w:rPr>
                <w:color w:val="000000"/>
                <w:rtl w:val="0"/>
              </w:rPr>
              <w:t xml:space="preserve">Pós-graduada em Sistemas Distribuídos JAVA.</w:t>
            </w:r>
          </w:p>
          <w:p w:rsidR="00000000" w:rsidDel="00000000" w:rsidP="00000000" w:rsidRDefault="00000000" w:rsidRPr="00000000" w14:paraId="0000005C">
            <w:pPr>
              <w:spacing w:line="360" w:lineRule="auto"/>
              <w:ind w:left="0" w:right="0" w:firstLine="0"/>
              <w:jc w:val="center"/>
              <w:rPr>
                <w:color w:val="000000"/>
                <w:sz w:val="20"/>
                <w:szCs w:val="20"/>
              </w:rPr>
            </w:pPr>
            <w:r w:rsidDel="00000000" w:rsidR="00000000" w:rsidRPr="00000000">
              <w:rPr>
                <w:color w:val="000000"/>
                <w:sz w:val="20"/>
                <w:szCs w:val="20"/>
                <w:rtl w:val="0"/>
              </w:rPr>
              <w:t xml:space="preserve"> Universidade Tecnológica Federal do Paraná - UTFPR</w:t>
            </w:r>
          </w:p>
          <w:p w:rsidR="00000000" w:rsidDel="00000000" w:rsidP="00000000" w:rsidRDefault="00000000" w:rsidRPr="00000000" w14:paraId="0000005D">
            <w:pPr>
              <w:spacing w:line="360" w:lineRule="auto"/>
              <w:ind w:left="0" w:right="0" w:firstLine="0"/>
              <w:rPr/>
            </w:pPr>
            <w:r w:rsidDel="00000000" w:rsidR="00000000" w:rsidRPr="00000000">
              <w:rPr>
                <w:rtl w:val="0"/>
              </w:rPr>
              <w:t xml:space="preserve">                  Banco de dados</w:t>
            </w:r>
          </w:p>
          <w:p w:rsidR="00000000" w:rsidDel="00000000" w:rsidP="00000000" w:rsidRDefault="00000000" w:rsidRPr="00000000" w14:paraId="0000005E">
            <w:pPr>
              <w:tabs>
                <w:tab w:val="left" w:leader="none" w:pos="8130"/>
              </w:tabs>
              <w:spacing w:line="360" w:lineRule="auto"/>
              <w:ind w:left="0" w:right="0" w:firstLine="0"/>
              <w:jc w:val="center"/>
              <w:rPr>
                <w:color w:val="000000"/>
              </w:rPr>
            </w:pPr>
            <w:r w:rsidDel="00000000" w:rsidR="00000000" w:rsidRPr="00000000">
              <w:rPr>
                <w:rtl w:val="0"/>
              </w:rPr>
            </w:r>
          </w:p>
        </w:tc>
        <w:tc>
          <w:tcPr>
            <w:shd w:fill="auto" w:val="clear"/>
          </w:tcPr>
          <w:p w:rsidR="00000000" w:rsidDel="00000000" w:rsidP="00000000" w:rsidRDefault="00000000" w:rsidRPr="00000000" w14:paraId="0000005F">
            <w:pPr>
              <w:spacing w:line="360" w:lineRule="auto"/>
              <w:ind w:left="0" w:right="0" w:firstLine="0"/>
              <w:jc w:val="left"/>
              <w:rPr>
                <w:color w:val="000000"/>
              </w:rPr>
            </w:pPr>
            <w:r w:rsidDel="00000000" w:rsidR="00000000" w:rsidRPr="00000000">
              <w:rPr>
                <w:color w:val="000000"/>
                <w:rtl w:val="0"/>
              </w:rPr>
              <w:t xml:space="preserve">______________________________</w:t>
            </w:r>
          </w:p>
          <w:p w:rsidR="00000000" w:rsidDel="00000000" w:rsidP="00000000" w:rsidRDefault="00000000" w:rsidRPr="00000000" w14:paraId="00000060">
            <w:pPr>
              <w:spacing w:line="360" w:lineRule="auto"/>
              <w:ind w:left="0" w:right="0" w:firstLine="0"/>
              <w:jc w:val="center"/>
              <w:rPr>
                <w:color w:val="000000"/>
              </w:rPr>
            </w:pPr>
            <w:r w:rsidDel="00000000" w:rsidR="00000000" w:rsidRPr="00000000">
              <w:rPr>
                <w:rtl w:val="0"/>
              </w:rPr>
            </w:r>
          </w:p>
          <w:p w:rsidR="00000000" w:rsidDel="00000000" w:rsidP="00000000" w:rsidRDefault="00000000" w:rsidRPr="00000000" w14:paraId="00000061">
            <w:pPr>
              <w:spacing w:line="360" w:lineRule="auto"/>
              <w:ind w:left="0" w:right="0" w:firstLine="0"/>
              <w:jc w:val="center"/>
              <w:rPr>
                <w:color w:val="000000"/>
              </w:rPr>
            </w:pPr>
            <w:r w:rsidDel="00000000" w:rsidR="00000000" w:rsidRPr="00000000">
              <w:rPr>
                <w:color w:val="000000"/>
                <w:rtl w:val="0"/>
              </w:rPr>
              <w:t xml:space="preserve">Profª  Ana Cristina Santana</w:t>
            </w:r>
          </w:p>
          <w:p w:rsidR="00000000" w:rsidDel="00000000" w:rsidP="00000000" w:rsidRDefault="00000000" w:rsidRPr="00000000" w14:paraId="00000062">
            <w:pPr>
              <w:spacing w:line="360" w:lineRule="auto"/>
              <w:ind w:left="0" w:right="0" w:firstLine="0"/>
              <w:jc w:val="center"/>
              <w:rPr>
                <w:color w:val="000000"/>
              </w:rPr>
            </w:pPr>
            <w:r w:rsidDel="00000000" w:rsidR="00000000" w:rsidRPr="00000000">
              <w:rPr>
                <w:color w:val="000000"/>
                <w:rtl w:val="0"/>
              </w:rPr>
              <w:t xml:space="preserve">Especialista em Gestão e Docência no ensino superior, médio e técnico.</w:t>
            </w:r>
          </w:p>
          <w:p w:rsidR="00000000" w:rsidDel="00000000" w:rsidP="00000000" w:rsidRDefault="00000000" w:rsidRPr="00000000" w14:paraId="00000063">
            <w:pPr>
              <w:spacing w:line="360" w:lineRule="auto"/>
              <w:ind w:left="0" w:right="0" w:firstLine="0"/>
              <w:jc w:val="center"/>
              <w:rPr>
                <w:color w:val="000000"/>
              </w:rPr>
            </w:pPr>
            <w:r w:rsidDel="00000000" w:rsidR="00000000" w:rsidRPr="00000000">
              <w:rPr>
                <w:color w:val="000000"/>
                <w:rtl w:val="0"/>
              </w:rPr>
              <w:t xml:space="preserve">Coordenadora de curso</w:t>
            </w:r>
          </w:p>
          <w:p w:rsidR="00000000" w:rsidDel="00000000" w:rsidP="00000000" w:rsidRDefault="00000000" w:rsidRPr="00000000" w14:paraId="00000064">
            <w:pPr>
              <w:tabs>
                <w:tab w:val="left" w:leader="none" w:pos="8130"/>
              </w:tabs>
              <w:spacing w:line="360" w:lineRule="auto"/>
              <w:ind w:left="0" w:right="0" w:firstLine="0"/>
              <w:jc w:val="center"/>
              <w:rPr>
                <w:color w:val="00000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65">
            <w:pPr>
              <w:spacing w:line="360"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066">
            <w:pPr>
              <w:spacing w:line="360" w:lineRule="auto"/>
              <w:ind w:left="0" w:right="0" w:firstLine="0"/>
              <w:jc w:val="left"/>
              <w:rPr>
                <w:color w:val="000000"/>
              </w:rPr>
            </w:pPr>
            <w:r w:rsidDel="00000000" w:rsidR="00000000" w:rsidRPr="00000000">
              <w:rPr>
                <w:rtl w:val="0"/>
              </w:rPr>
            </w:r>
          </w:p>
        </w:tc>
      </w:tr>
    </w:tbl>
    <w:p w:rsidR="00000000" w:rsidDel="00000000" w:rsidP="00000000" w:rsidRDefault="00000000" w:rsidRPr="00000000" w14:paraId="00000067">
      <w:pPr>
        <w:spacing w:line="360" w:lineRule="auto"/>
        <w:ind w:left="0" w:right="0" w:firstLine="0"/>
        <w:jc w:val="center"/>
        <w:rPr>
          <w:b w:val="1"/>
          <w:color w:val="000000"/>
        </w:rPr>
      </w:pPr>
      <w:r w:rsidDel="00000000" w:rsidR="00000000" w:rsidRPr="00000000">
        <w:rPr>
          <w:rtl w:val="0"/>
        </w:rPr>
      </w:r>
    </w:p>
    <w:p w:rsidR="00000000" w:rsidDel="00000000" w:rsidP="00000000" w:rsidRDefault="00000000" w:rsidRPr="00000000" w14:paraId="00000068">
      <w:pPr>
        <w:spacing w:line="360" w:lineRule="auto"/>
        <w:ind w:left="0" w:right="0" w:firstLine="0"/>
        <w:jc w:val="center"/>
        <w:rPr>
          <w:b w:val="1"/>
          <w:color w:val="000000"/>
        </w:rPr>
      </w:pPr>
      <w:r w:rsidDel="00000000" w:rsidR="00000000" w:rsidRPr="00000000">
        <w:rPr>
          <w:rtl w:val="0"/>
        </w:rPr>
      </w:r>
    </w:p>
    <w:p w:rsidR="00000000" w:rsidDel="00000000" w:rsidP="00000000" w:rsidRDefault="00000000" w:rsidRPr="00000000" w14:paraId="00000069">
      <w:pPr>
        <w:keepNext w:val="1"/>
        <w:keepLines w:val="1"/>
        <w:widowControl w:val="1"/>
        <w:tabs>
          <w:tab w:val="left" w:leader="none" w:pos="709"/>
        </w:tabs>
        <w:spacing w:after="0" w:before="240" w:line="360" w:lineRule="auto"/>
        <w:ind w:left="0" w:right="0" w:firstLine="0"/>
        <w:rPr>
          <w:rFonts w:ascii="Calibri" w:cs="Calibri" w:eastAsia="Calibri" w:hAnsi="Calibri"/>
          <w:color w:val="366091"/>
          <w:sz w:val="32"/>
          <w:szCs w:val="32"/>
        </w:rPr>
      </w:pPr>
      <w:r w:rsidDel="00000000" w:rsidR="00000000" w:rsidRPr="00000000">
        <w:rPr>
          <w:rFonts w:ascii="Calibri" w:cs="Calibri" w:eastAsia="Calibri" w:hAnsi="Calibri"/>
          <w:color w:val="366091"/>
          <w:sz w:val="32"/>
          <w:szCs w:val="32"/>
          <w:rtl w:val="0"/>
        </w:rPr>
        <w:t xml:space="preserve">Sumário</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00"/>
          <w:tab w:val="right" w:leader="none" w:pos="9061"/>
        </w:tabs>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B">
      <w:pPr>
        <w:spacing w:line="360" w:lineRule="auto"/>
        <w:rPr/>
      </w:pPr>
      <w:r w:rsidDel="00000000" w:rsidR="00000000" w:rsidRPr="00000000">
        <w:rPr>
          <w:rtl w:val="0"/>
        </w:rPr>
      </w:r>
    </w:p>
    <w:p w:rsidR="00000000" w:rsidDel="00000000" w:rsidP="00000000" w:rsidRDefault="00000000" w:rsidRPr="00000000" w14:paraId="0000006C">
      <w:pPr>
        <w:spacing w:line="360" w:lineRule="auto"/>
        <w:rPr/>
      </w:pPr>
      <w:r w:rsidDel="00000000" w:rsidR="00000000" w:rsidRPr="00000000">
        <w:rPr>
          <w:rtl w:val="0"/>
        </w:rPr>
      </w:r>
    </w:p>
    <w:p w:rsidR="00000000" w:rsidDel="00000000" w:rsidP="00000000" w:rsidRDefault="00000000" w:rsidRPr="00000000" w14:paraId="0000006D">
      <w:pPr>
        <w:tabs>
          <w:tab w:val="left" w:leader="none" w:pos="1155"/>
        </w:tabs>
        <w:spacing w:line="360" w:lineRule="auto"/>
        <w:rPr/>
      </w:pPr>
      <w:r w:rsidDel="00000000" w:rsidR="00000000" w:rsidRPr="00000000">
        <w:rPr>
          <w:rtl w:val="0"/>
        </w:rPr>
        <w:tab/>
      </w:r>
    </w:p>
    <w:p w:rsidR="00000000" w:rsidDel="00000000" w:rsidP="00000000" w:rsidRDefault="00000000" w:rsidRPr="00000000" w14:paraId="0000006E">
      <w:pPr>
        <w:pStyle w:val="Heading1"/>
        <w:numPr>
          <w:ilvl w:val="0"/>
          <w:numId w:val="2"/>
        </w:numPr>
        <w:tabs>
          <w:tab w:val="left" w:leader="none" w:pos="709"/>
        </w:tabs>
        <w:spacing w:line="360" w:lineRule="auto"/>
        <w:ind w:left="0" w:right="0" w:firstLine="0"/>
        <w:rPr/>
      </w:pPr>
      <w:bookmarkStart w:colFirst="0" w:colLast="0" w:name="_heading=h.gjdgxs" w:id="0"/>
      <w:bookmarkEnd w:id="0"/>
      <w:r w:rsidDel="00000000" w:rsidR="00000000" w:rsidRPr="00000000">
        <w:rPr>
          <w:rtl w:val="0"/>
        </w:rPr>
        <w:t xml:space="preserve">INTRODUÇÃO</w:t>
      </w:r>
    </w:p>
    <w:p w:rsidR="00000000" w:rsidDel="00000000" w:rsidP="00000000" w:rsidRDefault="00000000" w:rsidRPr="00000000" w14:paraId="0000006F">
      <w:pPr>
        <w:spacing w:line="360" w:lineRule="auto"/>
        <w:ind w:left="0" w:right="0" w:firstLine="720"/>
        <w:rPr/>
      </w:pPr>
      <w:r w:rsidDel="00000000" w:rsidR="00000000" w:rsidRPr="00000000">
        <w:rPr>
          <w:color w:val="000000"/>
          <w:rtl w:val="0"/>
        </w:rPr>
        <w:t xml:space="preserve">O e-commerce, de acordo com Albertin(2010) “</w:t>
      </w:r>
      <w:r w:rsidDel="00000000" w:rsidR="00000000" w:rsidRPr="00000000">
        <w:rPr>
          <w:b w:val="0"/>
          <w:color w:val="000000"/>
          <w:rtl w:val="0"/>
        </w:rPr>
        <w:t xml:space="preserve">O comércio eletrônico é a realização de toda a cadeia de valor dos processos de negócio num ambiente eletrônico, por meio da aplicação intensa das tecnologias de comunicação e de informação, atendendo aos objetivos de negócio. Os</w:t>
      </w:r>
      <w:sdt>
        <w:sdtPr>
          <w:tag w:val="goog_rdk_46"/>
        </w:sdtPr>
        <w:sdtContent>
          <w:ins w:author="Aparecida Ferreira" w:id="12" w:date="2023-04-11T20:47:00Z">
            <w:r w:rsidDel="00000000" w:rsidR="00000000" w:rsidRPr="00000000">
              <w:rPr>
                <w:rtl w:val="0"/>
              </w:rPr>
              <w:t xml:space="preserve"> </w:t>
            </w:r>
          </w:ins>
        </w:sdtContent>
      </w:sdt>
      <w:r w:rsidDel="00000000" w:rsidR="00000000" w:rsidRPr="00000000">
        <w:rPr>
          <w:b w:val="0"/>
          <w:color w:val="000000"/>
          <w:rtl w:val="0"/>
        </w:rPr>
        <w:t xml:space="preserve">processos podem ser realizados de forma completa ou parcial, incluindo as transações negócio-a-negócio, negócio-a-consumidor e intra</w:t>
      </w:r>
      <w:r w:rsidDel="00000000" w:rsidR="00000000" w:rsidRPr="00000000">
        <w:rPr>
          <w:rtl w:val="0"/>
        </w:rPr>
        <w:t xml:space="preserve"> organizacional, numa</w:t>
      </w:r>
      <w:r w:rsidDel="00000000" w:rsidR="00000000" w:rsidRPr="00000000">
        <w:rPr>
          <w:b w:val="0"/>
          <w:color w:val="000000"/>
          <w:rtl w:val="0"/>
        </w:rPr>
        <w:t xml:space="preserve"> infraestrutura predominantemente pública de fácil e livre acesso e baixo custo.”</w:t>
      </w:r>
      <w:r w:rsidDel="00000000" w:rsidR="00000000" w:rsidRPr="00000000">
        <w:rPr>
          <w:rtl w:val="0"/>
        </w:rPr>
      </w:r>
    </w:p>
    <w:p w:rsidR="00000000" w:rsidDel="00000000" w:rsidP="00000000" w:rsidRDefault="00000000" w:rsidRPr="00000000" w14:paraId="00000070">
      <w:pPr>
        <w:spacing w:after="0" w:before="0" w:line="360" w:lineRule="auto"/>
        <w:ind w:left="0" w:right="0" w:firstLine="720"/>
        <w:rPr/>
      </w:pPr>
      <w:r w:rsidDel="00000000" w:rsidR="00000000" w:rsidRPr="00000000">
        <w:rPr>
          <w:color w:val="000000"/>
          <w:rtl w:val="0"/>
        </w:rPr>
        <w:t xml:space="preserve">A importância do comércio eletrônico vem principalmente da</w:t>
      </w:r>
      <w:r w:rsidDel="00000000" w:rsidR="00000000" w:rsidRPr="00000000">
        <w:rPr>
          <w:rtl w:val="0"/>
        </w:rPr>
        <w:t xml:space="preserve">,” Logística</w:t>
      </w:r>
      <w:r w:rsidDel="00000000" w:rsidR="00000000" w:rsidRPr="00000000">
        <w:rPr>
          <w:b w:val="0"/>
          <w:color w:val="000000"/>
          <w:rtl w:val="0"/>
        </w:rPr>
        <w:t xml:space="preserve"> que</w:t>
      </w:r>
      <w:r w:rsidDel="00000000" w:rsidR="00000000" w:rsidRPr="00000000">
        <w:rPr>
          <w:rtl w:val="0"/>
        </w:rPr>
      </w:r>
    </w:p>
    <w:p w:rsidR="00000000" w:rsidDel="00000000" w:rsidP="00000000" w:rsidRDefault="00000000" w:rsidRPr="00000000" w14:paraId="00000071">
      <w:pPr>
        <w:spacing w:line="360" w:lineRule="auto"/>
        <w:ind w:left="0" w:right="0" w:firstLine="0"/>
        <w:rPr/>
      </w:pPr>
      <w:r w:rsidDel="00000000" w:rsidR="00000000" w:rsidRPr="00000000">
        <w:rPr>
          <w:b w:val="0"/>
          <w:color w:val="000000"/>
          <w:rtl w:val="0"/>
        </w:rPr>
        <w:t xml:space="preserve">passou a ser vista como o processo de planejar; implementar e controlar, ao custo correto, o fluxo de armazenagem de matérias-primas, de estoques,</w:t>
      </w:r>
      <w:r w:rsidDel="00000000" w:rsidR="00000000" w:rsidRPr="00000000">
        <w:rPr>
          <w:rtl w:val="0"/>
        </w:rPr>
        <w:t xml:space="preserve"> </w:t>
      </w:r>
      <w:r w:rsidDel="00000000" w:rsidR="00000000" w:rsidRPr="00000000">
        <w:rPr>
          <w:b w:val="0"/>
          <w:color w:val="000000"/>
          <w:rtl w:val="0"/>
        </w:rPr>
        <w:t xml:space="preserve">durante a produção, e de produtos acabados, bem como as informações</w:t>
      </w:r>
      <w:r w:rsidDel="00000000" w:rsidR="00000000" w:rsidRPr="00000000">
        <w:rPr>
          <w:rtl w:val="0"/>
        </w:rPr>
        <w:t xml:space="preserve"> </w:t>
      </w:r>
      <w:r w:rsidDel="00000000" w:rsidR="00000000" w:rsidRPr="00000000">
        <w:rPr>
          <w:b w:val="0"/>
          <w:color w:val="000000"/>
          <w:rtl w:val="0"/>
        </w:rPr>
        <w:t xml:space="preserve">relativas a estas atividades, desde o ponto de origem até o ponto de consumo, com o propósito de atender às exigências do cliente”.</w:t>
      </w:r>
      <w:r w:rsidDel="00000000" w:rsidR="00000000" w:rsidRPr="00000000">
        <w:rPr>
          <w:rtl w:val="0"/>
        </w:rPr>
      </w:r>
    </w:p>
    <w:p w:rsidR="00000000" w:rsidDel="00000000" w:rsidP="00000000" w:rsidRDefault="00000000" w:rsidRPr="00000000" w14:paraId="00000072">
      <w:pPr>
        <w:spacing w:line="360" w:lineRule="auto"/>
        <w:ind w:left="0" w:right="0" w:firstLine="720"/>
        <w:jc w:val="both"/>
        <w:rPr/>
      </w:pPr>
      <w:r w:rsidDel="00000000" w:rsidR="00000000" w:rsidRPr="00000000">
        <w:rPr>
          <w:color w:val="000000"/>
          <w:rtl w:val="0"/>
        </w:rPr>
        <w:t xml:space="preserve">Devido a isso a expressão da internet nos anos 90 as empresas vieram cada vez mais optando por investir no comércio eletrônico para que se adaptarem e suprissem essa nova demanda no mercado. Devido a isso ele tem obtido</w:t>
      </w:r>
      <w:r w:rsidDel="00000000" w:rsidR="00000000" w:rsidRPr="00000000">
        <w:rPr>
          <w:rtl w:val="0"/>
        </w:rPr>
        <w:t xml:space="preserve"> </w:t>
      </w:r>
      <w:r w:rsidDel="00000000" w:rsidR="00000000" w:rsidRPr="00000000">
        <w:rPr>
          <w:color w:val="000000"/>
          <w:rtl w:val="0"/>
        </w:rPr>
        <w:t xml:space="preserve">resultados positivos na facilidade de navegação no atendimento do pedido e rapidez de entrega.</w:t>
      </w:r>
      <w:r w:rsidDel="00000000" w:rsidR="00000000" w:rsidRPr="00000000">
        <w:rPr>
          <w:rtl w:val="0"/>
        </w:rPr>
      </w:r>
    </w:p>
    <w:p w:rsidR="00000000" w:rsidDel="00000000" w:rsidP="00000000" w:rsidRDefault="00000000" w:rsidRPr="00000000" w14:paraId="00000073">
      <w:pPr>
        <w:spacing w:line="360" w:lineRule="auto"/>
        <w:ind w:left="0" w:right="0" w:firstLine="0"/>
        <w:rPr/>
      </w:pPr>
      <w:r w:rsidDel="00000000" w:rsidR="00000000" w:rsidRPr="00000000">
        <w:rPr>
          <w:color w:val="000000"/>
          <w:rtl w:val="0"/>
        </w:rPr>
        <w:t xml:space="preserve">Optamos por fazer uma Livraria por ser um mercado muito grande e com diversas obras que são difíceis de se encontrar em livrarias e por isso devido ao</w:t>
      </w:r>
      <w:sdt>
        <w:sdtPr>
          <w:tag w:val="goog_rdk_47"/>
        </w:sdtPr>
        <w:sdtContent>
          <w:ins w:author="aluno" w:id="13" w:date="2023-05-19T13:37:17Z">
            <w:r w:rsidDel="00000000" w:rsidR="00000000" w:rsidRPr="00000000">
              <w:rPr>
                <w:color w:val="000000"/>
                <w:rtl w:val="0"/>
              </w:rPr>
              <w:t xml:space="preserve"> </w:t>
            </w:r>
          </w:ins>
        </w:sdtContent>
      </w:sdt>
      <w:r w:rsidDel="00000000" w:rsidR="00000000" w:rsidRPr="00000000">
        <w:rPr>
          <w:color w:val="000000"/>
          <w:rtl w:val="0"/>
        </w:rPr>
        <w:t xml:space="preserve">e-commerce seria algo muito prático e fácil de se encontrar a maioria dos títulos até os que não forem traduzidos.</w:t>
      </w:r>
      <w:r w:rsidDel="00000000" w:rsidR="00000000" w:rsidRPr="00000000">
        <w:rPr>
          <w:rtl w:val="0"/>
        </w:rPr>
      </w:r>
    </w:p>
    <w:p w:rsidR="00000000" w:rsidDel="00000000" w:rsidP="00000000" w:rsidRDefault="00000000" w:rsidRPr="00000000" w14:paraId="00000074">
      <w:pPr>
        <w:spacing w:line="360" w:lineRule="auto"/>
        <w:rPr/>
      </w:pPr>
      <w:r w:rsidDel="00000000" w:rsidR="00000000" w:rsidRPr="00000000">
        <w:rPr>
          <w:rtl w:val="0"/>
        </w:rPr>
      </w:r>
    </w:p>
    <w:p w:rsidR="00000000" w:rsidDel="00000000" w:rsidP="00000000" w:rsidRDefault="00000000" w:rsidRPr="00000000" w14:paraId="00000075">
      <w:pPr>
        <w:pStyle w:val="Heading2"/>
        <w:numPr>
          <w:ilvl w:val="1"/>
          <w:numId w:val="2"/>
        </w:numPr>
        <w:tabs>
          <w:tab w:val="left" w:leader="none" w:pos="0"/>
        </w:tabs>
        <w:ind w:left="578" w:right="0" w:hanging="578"/>
        <w:rPr/>
      </w:pPr>
      <w:bookmarkStart w:colFirst="0" w:colLast="0" w:name="_heading=h.30j0zll" w:id="1"/>
      <w:bookmarkEnd w:id="1"/>
      <w:r w:rsidDel="00000000" w:rsidR="00000000" w:rsidRPr="00000000">
        <w:rPr>
          <w:rtl w:val="0"/>
        </w:rPr>
        <w:t xml:space="preserve">Apresentação do Problema</w:t>
      </w:r>
    </w:p>
    <w:p w:rsidR="00000000" w:rsidDel="00000000" w:rsidP="00000000" w:rsidRDefault="00000000" w:rsidRPr="00000000" w14:paraId="00000076">
      <w:pPr>
        <w:spacing w:after="0" w:before="0" w:line="360" w:lineRule="auto"/>
        <w:ind w:left="0" w:right="0" w:firstLine="709"/>
        <w:rPr/>
      </w:pPr>
      <w:r w:rsidDel="00000000" w:rsidR="00000000" w:rsidRPr="00000000">
        <w:rPr>
          <w:color w:val="000000"/>
          <w:rtl w:val="0"/>
        </w:rPr>
        <w:t xml:space="preserve">Bem a principal solução que o e-commerce de uma livraria oferece e a adaptação ao mercado e sua demanda, já que as possibilidades de visibilidade e alcance que uma loja tem online e infinitamente maior, também um </w:t>
      </w:r>
      <w:r w:rsidDel="00000000" w:rsidR="00000000" w:rsidRPr="00000000">
        <w:rPr>
          <w:rtl w:val="0"/>
        </w:rPr>
        <w:t xml:space="preserve">maior catálogo</w:t>
      </w:r>
      <w:r w:rsidDel="00000000" w:rsidR="00000000" w:rsidRPr="00000000">
        <w:rPr>
          <w:color w:val="000000"/>
          <w:rtl w:val="0"/>
        </w:rPr>
        <w:t xml:space="preserve"> de livros que poderão ser encontrados já que muitas vezes em lojas físicas as opções se limitam a apenas livros traduzidos ou livros de grande sucesso.</w:t>
      </w:r>
      <w:r w:rsidDel="00000000" w:rsidR="00000000" w:rsidRPr="00000000">
        <w:rPr>
          <w:rtl w:val="0"/>
        </w:rPr>
      </w:r>
    </w:p>
    <w:p w:rsidR="00000000" w:rsidDel="00000000" w:rsidP="00000000" w:rsidRDefault="00000000" w:rsidRPr="00000000" w14:paraId="00000077">
      <w:pPr>
        <w:spacing w:line="360" w:lineRule="auto"/>
        <w:rPr/>
      </w:pPr>
      <w:r w:rsidDel="00000000" w:rsidR="00000000" w:rsidRPr="00000000">
        <w:rPr>
          <w:color w:val="000000"/>
          <w:rtl w:val="0"/>
        </w:rPr>
        <w:t xml:space="preserve">É também com o</w:t>
      </w:r>
      <w:r w:rsidDel="00000000" w:rsidR="00000000" w:rsidRPr="00000000">
        <w:rPr>
          <w:rtl w:val="0"/>
        </w:rPr>
        <w:t xml:space="preserve"> </w:t>
      </w:r>
      <w:r w:rsidDel="00000000" w:rsidR="00000000" w:rsidRPr="00000000">
        <w:rPr>
          <w:color w:val="000000"/>
          <w:rtl w:val="0"/>
        </w:rPr>
        <w:t xml:space="preserve">que a internet possibilita cada vez mais lojas físicas ficarem distantes ou com uma menor demanda.</w:t>
      </w:r>
      <w:r w:rsidDel="00000000" w:rsidR="00000000" w:rsidRPr="00000000">
        <w:rPr>
          <w:rtl w:val="0"/>
        </w:rPr>
      </w:r>
    </w:p>
    <w:p w:rsidR="00000000" w:rsidDel="00000000" w:rsidP="00000000" w:rsidRDefault="00000000" w:rsidRPr="00000000" w14:paraId="00000078">
      <w:pPr>
        <w:pStyle w:val="Heading1"/>
        <w:tabs>
          <w:tab w:val="left" w:leader="none" w:pos="709"/>
        </w:tabs>
        <w:spacing w:line="360" w:lineRule="auto"/>
        <w:ind w:left="0" w:right="0" w:firstLine="0"/>
        <w:rPr/>
      </w:pPr>
      <w:bookmarkStart w:colFirst="0" w:colLast="0" w:name="_heading=h.1fob9te" w:id="2"/>
      <w:bookmarkEnd w:id="2"/>
      <w:r w:rsidDel="00000000" w:rsidR="00000000" w:rsidRPr="00000000">
        <w:rPr>
          <w:rtl w:val="0"/>
        </w:rPr>
        <w:t xml:space="preserve">2</w:t>
        <w:tab/>
        <w:t xml:space="preserve">OBJETIVOS</w:t>
      </w:r>
    </w:p>
    <w:p w:rsidR="00000000" w:rsidDel="00000000" w:rsidP="00000000" w:rsidRDefault="00000000" w:rsidRPr="00000000" w14:paraId="00000079">
      <w:pPr>
        <w:spacing w:after="0" w:before="0" w:line="360" w:lineRule="auto"/>
        <w:ind w:left="0" w:right="0" w:firstLine="709"/>
        <w:rPr/>
      </w:pPr>
      <w:sdt>
        <w:sdtPr>
          <w:tag w:val="goog_rdk_49"/>
        </w:sdtPr>
        <w:sdtContent>
          <w:ins w:author="Autor desconhecido" w:id="14" w:date="2023-07-10T13:17:20Z">
            <w:r w:rsidDel="00000000" w:rsidR="00000000" w:rsidRPr="00000000">
              <w:rPr>
                <w:color w:val="000000"/>
                <w:rtl w:val="0"/>
              </w:rPr>
              <w:t xml:space="preserve">O objetivo principal desse e-commerce e garantir praticidade e o conforto da sua casa na hora da compra do nosso cliente, </w:t>
            </w:r>
            <w:r w:rsidDel="00000000" w:rsidR="00000000" w:rsidRPr="00000000">
              <w:fldChar w:fldCharType="begin"/>
            </w:r>
            <w:r w:rsidDel="00000000" w:rsidR="00000000" w:rsidRPr="00000000">
              <w:instrText xml:space="preserve">HYPERLINK "https://www.google.com/url?sa=t&amp;rct=j&amp;q=&amp;esrc=s&amp;source=web&amp;cd=&amp;ved=2ahUKEwi1xoiVyoSAAxUhALkGHVlRC5IQFnoECA0QAQ&amp;url=https%3A%2F%2Fdicionario.priberam.org%2Fal%25C3%25A9m&amp;usg=AOvVaw0FAZqz5SHACdslwO0zmjvE&amp;opi=89978449"</w:instrText>
            </w:r>
            <w:r w:rsidDel="00000000" w:rsidR="00000000" w:rsidRPr="00000000">
              <w:fldChar w:fldCharType="separate"/>
            </w:r>
            <w:r w:rsidDel="00000000" w:rsidR="00000000" w:rsidRPr="00000000">
              <w:rPr>
                <w:b w:val="0"/>
                <w:strike w:val="0"/>
                <w:color w:val="8ab4f8"/>
                <w:sz w:val="24"/>
                <w:szCs w:val="24"/>
                <w:u w:val="none"/>
                <w:rtl w:val="0"/>
              </w:rPr>
              <w:t xml:space="preserve">além</w:t>
            </w:r>
            <w:r w:rsidDel="00000000" w:rsidR="00000000" w:rsidRPr="00000000">
              <w:fldChar w:fldCharType="end"/>
            </w:r>
            <w:r w:rsidDel="00000000" w:rsidR="00000000" w:rsidRPr="00000000">
              <w:rPr>
                <w:color w:val="000000"/>
                <w:rtl w:val="0"/>
              </w:rPr>
              <w:t xml:space="preserve"> de garantir uma gama de livros,  sejam esses livros de</w:t>
            </w:r>
            <w:r w:rsidDel="00000000" w:rsidR="00000000" w:rsidRPr="00000000">
              <w:rPr>
                <w:b w:val="0"/>
                <w:color w:val="000000"/>
                <w:sz w:val="24"/>
                <w:szCs w:val="24"/>
                <w:rtl w:val="0"/>
              </w:rPr>
              <w:t xml:space="preserve"> f</w:t>
            </w:r>
            <w:r w:rsidDel="00000000" w:rsidR="00000000" w:rsidRPr="00000000">
              <w:rPr>
                <w:b w:val="0"/>
                <w:i w:val="0"/>
                <w:smallCaps w:val="0"/>
                <w:color w:val="bcc0c3"/>
                <w:sz w:val="24"/>
                <w:szCs w:val="24"/>
                <w:rtl w:val="0"/>
              </w:rPr>
              <w:t xml:space="preserve">icção, suspense, terror, acadêmicos ou ate mesmo livros não traduzidos, tudo para que o cliente tenha o produto que quiser podendo comprar de qualquer lugar.</w:t>
            </w:r>
          </w:ins>
        </w:sdtContent>
      </w:sdt>
      <w:r w:rsidDel="00000000" w:rsidR="00000000" w:rsidRPr="00000000">
        <w:rPr>
          <w:rtl w:val="0"/>
        </w:rPr>
      </w:r>
    </w:p>
    <w:sdt>
      <w:sdtPr>
        <w:tag w:val="goog_rdk_52"/>
      </w:sdtPr>
      <w:sdtContent>
        <w:p w:rsidR="00000000" w:rsidDel="00000000" w:rsidP="00000000" w:rsidRDefault="00000000" w:rsidRPr="00000000" w14:paraId="0000007A">
          <w:pPr>
            <w:spacing w:after="0" w:before="0" w:line="360" w:lineRule="auto"/>
            <w:ind w:left="0" w:right="0" w:firstLine="709"/>
            <w:rPr>
              <w:ins w:author="Autor desconhecido" w:id="15" w:date="2023-07-10T13:20:58Z"/>
              <w:rFonts w:ascii="Arial" w:cs="Arial" w:eastAsia="Arial" w:hAnsi="Arial"/>
              <w:b w:val="0"/>
              <w:i w:val="0"/>
              <w:smallCaps w:val="0"/>
              <w:color w:val="bcc0c3"/>
              <w:sz w:val="24"/>
              <w:szCs w:val="24"/>
            </w:rPr>
          </w:pPr>
          <w:sdt>
            <w:sdtPr>
              <w:tag w:val="goog_rdk_51"/>
            </w:sdtPr>
            <w:sdtContent>
              <w:ins w:author="Autor desconhecido" w:id="15" w:date="2023-07-10T13:20:58Z">
                <w:r w:rsidDel="00000000" w:rsidR="00000000" w:rsidRPr="00000000">
                  <w:rPr>
                    <w:rtl w:val="0"/>
                  </w:rPr>
                </w:r>
              </w:ins>
            </w:sdtContent>
          </w:sdt>
        </w:p>
      </w:sdtContent>
    </w:sdt>
    <w:sdt>
      <w:sdtPr>
        <w:tag w:val="goog_rdk_54"/>
      </w:sdtPr>
      <w:sdtContent>
        <w:p w:rsidR="00000000" w:rsidDel="00000000" w:rsidP="00000000" w:rsidRDefault="00000000" w:rsidRPr="00000000" w14:paraId="0000007B">
          <w:pPr>
            <w:spacing w:after="0" w:before="0" w:line="360" w:lineRule="auto"/>
            <w:ind w:left="0" w:right="0" w:firstLine="709"/>
            <w:rPr>
              <w:ins w:author="Autor desconhecido" w:id="15" w:date="2023-07-10T13:20:58Z"/>
              <w:rFonts w:ascii="Arial" w:cs="Arial" w:eastAsia="Arial" w:hAnsi="Arial"/>
              <w:b w:val="0"/>
              <w:i w:val="0"/>
              <w:smallCaps w:val="0"/>
              <w:color w:val="bcc0c3"/>
              <w:sz w:val="24"/>
              <w:szCs w:val="24"/>
            </w:rPr>
          </w:pPr>
          <w:sdt>
            <w:sdtPr>
              <w:tag w:val="goog_rdk_53"/>
            </w:sdtPr>
            <w:sdtContent>
              <w:ins w:author="Autor desconhecido" w:id="15" w:date="2023-07-10T13:20:58Z">
                <w:r w:rsidDel="00000000" w:rsidR="00000000" w:rsidRPr="00000000">
                  <w:rPr>
                    <w:rtl w:val="0"/>
                  </w:rPr>
                </w:r>
              </w:ins>
            </w:sdtContent>
          </w:sdt>
        </w:p>
      </w:sdtContent>
    </w:sdt>
    <w:sdt>
      <w:sdtPr>
        <w:tag w:val="goog_rdk_56"/>
      </w:sdtPr>
      <w:sdtContent>
        <w:p w:rsidR="00000000" w:rsidDel="00000000" w:rsidP="00000000" w:rsidRDefault="00000000" w:rsidRPr="00000000" w14:paraId="0000007C">
          <w:pPr>
            <w:spacing w:after="0" w:before="0" w:line="360" w:lineRule="auto"/>
            <w:ind w:left="0" w:right="0" w:firstLine="709"/>
            <w:rPr>
              <w:ins w:author="Autor desconhecido" w:id="15" w:date="2023-07-10T13:20:58Z"/>
              <w:rFonts w:ascii="Arial" w:cs="Arial" w:eastAsia="Arial" w:hAnsi="Arial"/>
              <w:b w:val="0"/>
              <w:i w:val="0"/>
              <w:smallCaps w:val="0"/>
              <w:color w:val="bcc0c3"/>
              <w:sz w:val="24"/>
              <w:szCs w:val="24"/>
            </w:rPr>
          </w:pPr>
          <w:sdt>
            <w:sdtPr>
              <w:tag w:val="goog_rdk_55"/>
            </w:sdtPr>
            <w:sdtContent>
              <w:ins w:author="Autor desconhecido" w:id="15" w:date="2023-07-10T13:20:58Z">
                <w:r w:rsidDel="00000000" w:rsidR="00000000" w:rsidRPr="00000000">
                  <w:rPr>
                    <w:rtl w:val="0"/>
                  </w:rPr>
                </w:r>
              </w:ins>
            </w:sdtContent>
          </w:sdt>
        </w:p>
      </w:sdtContent>
    </w:sdt>
    <w:sdt>
      <w:sdtPr>
        <w:tag w:val="goog_rdk_58"/>
      </w:sdtPr>
      <w:sdtContent>
        <w:p w:rsidR="00000000" w:rsidDel="00000000" w:rsidP="00000000" w:rsidRDefault="00000000" w:rsidRPr="00000000" w14:paraId="0000007D">
          <w:pPr>
            <w:spacing w:after="0" w:before="0" w:line="360" w:lineRule="auto"/>
            <w:ind w:left="0" w:right="0" w:firstLine="709"/>
            <w:rPr>
              <w:ins w:author="Autor desconhecido" w:id="15" w:date="2023-07-10T13:20:58Z"/>
              <w:rFonts w:ascii="Arial" w:cs="Arial" w:eastAsia="Arial" w:hAnsi="Arial"/>
              <w:b w:val="0"/>
              <w:i w:val="0"/>
              <w:smallCaps w:val="0"/>
              <w:color w:val="bcc0c3"/>
              <w:sz w:val="24"/>
              <w:szCs w:val="24"/>
            </w:rPr>
          </w:pPr>
          <w:sdt>
            <w:sdtPr>
              <w:tag w:val="goog_rdk_57"/>
            </w:sdtPr>
            <w:sdtContent>
              <w:ins w:author="Autor desconhecido" w:id="15" w:date="2023-07-10T13:20:58Z">
                <w:r w:rsidDel="00000000" w:rsidR="00000000" w:rsidRPr="00000000">
                  <w:rPr>
                    <w:rtl w:val="0"/>
                  </w:rPr>
                </w:r>
              </w:ins>
            </w:sdtContent>
          </w:sdt>
        </w:p>
      </w:sdtContent>
    </w:sdt>
    <w:sdt>
      <w:sdtPr>
        <w:tag w:val="goog_rdk_61"/>
      </w:sdtPr>
      <w:sdtContent>
        <w:p w:rsidR="00000000" w:rsidDel="00000000" w:rsidP="00000000" w:rsidRDefault="00000000" w:rsidRPr="00000000" w14:paraId="0000007E">
          <w:pPr>
            <w:spacing w:after="0" w:before="0" w:line="360" w:lineRule="auto"/>
            <w:ind w:left="0" w:right="0" w:firstLine="709"/>
            <w:rPr>
              <w:del w:author="Autor desconhecido" w:id="15" w:date="2023-07-10T13:20:58Z"/>
            </w:rPr>
          </w:pPr>
          <w:sdt>
            <w:sdtPr>
              <w:tag w:val="goog_rdk_59"/>
            </w:sdtPr>
            <w:sdtContent>
              <w:ins w:author="Autor desconhecido" w:id="15" w:date="2023-07-10T13:20:58Z">
                <w:r w:rsidDel="00000000" w:rsidR="00000000" w:rsidRPr="00000000">
                  <w:rPr>
                    <w:b w:val="0"/>
                    <w:color w:val="000000"/>
                    <w:sz w:val="24"/>
                    <w:szCs w:val="24"/>
                    <w:rtl w:val="0"/>
                  </w:rPr>
                  <w:t xml:space="preserve"> </w:t>
                </w:r>
              </w:ins>
            </w:sdtContent>
          </w:sdt>
          <w:sdt>
            <w:sdtPr>
              <w:tag w:val="goog_rdk_60"/>
            </w:sdtPr>
            <w:sdtContent>
              <w:del w:author="Autor desconhecido" w:id="15" w:date="2023-07-10T13:20:58Z">
                <w:r w:rsidDel="00000000" w:rsidR="00000000" w:rsidRPr="00000000">
                  <w:rPr>
                    <w:color w:val="000000"/>
                    <w:rtl w:val="0"/>
                  </w:rPr>
                  <w:delText xml:space="preserve">Um dos nossos objetivos, é possibilitar para nossos leitores uma grande gama de conteúdo digital, com fácil acesso, sendo eles </w:delText>
                </w:r>
                <w:r w:rsidDel="00000000" w:rsidR="00000000" w:rsidRPr="00000000">
                  <w:rPr>
                    <w:rtl w:val="0"/>
                  </w:rPr>
                  <w:delText xml:space="preserve">destes livros acadêmicos</w:delText>
                </w:r>
                <w:r w:rsidDel="00000000" w:rsidR="00000000" w:rsidRPr="00000000">
                  <w:rPr>
                    <w:color w:val="000000"/>
                    <w:rtl w:val="0"/>
                  </w:rPr>
                  <w:delText xml:space="preserve">, científicos, literatura clássica e livros originais não traduzidos.</w:delText>
                </w:r>
                <w:r w:rsidDel="00000000" w:rsidR="00000000" w:rsidRPr="00000000">
                  <w:rPr>
                    <w:rtl w:val="0"/>
                  </w:rPr>
                </w:r>
              </w:del>
            </w:sdtContent>
          </w:sdt>
        </w:p>
      </w:sdtContent>
    </w:sdt>
    <w:p w:rsidR="00000000" w:rsidDel="00000000" w:rsidP="00000000" w:rsidRDefault="00000000" w:rsidRPr="00000000" w14:paraId="0000007F">
      <w:pPr>
        <w:spacing w:after="0" w:before="0" w:line="360" w:lineRule="auto"/>
        <w:ind w:left="0" w:right="0" w:firstLine="709"/>
        <w:rPr>
          <w:b w:val="0"/>
          <w:color w:val="000000"/>
          <w:sz w:val="24"/>
          <w:szCs w:val="24"/>
        </w:rPr>
      </w:pPr>
      <w:r w:rsidDel="00000000" w:rsidR="00000000" w:rsidRPr="00000000">
        <w:rPr>
          <w:rtl w:val="0"/>
        </w:rPr>
      </w:r>
    </w:p>
    <w:p w:rsidR="00000000" w:rsidDel="00000000" w:rsidP="00000000" w:rsidRDefault="00000000" w:rsidRPr="00000000" w14:paraId="00000080">
      <w:pPr>
        <w:spacing w:line="360" w:lineRule="auto"/>
        <w:rPr/>
      </w:pPr>
      <w:r w:rsidDel="00000000" w:rsidR="00000000" w:rsidRPr="00000000">
        <w:rPr>
          <w:rtl w:val="0"/>
        </w:rPr>
      </w:r>
    </w:p>
    <w:p w:rsidR="00000000" w:rsidDel="00000000" w:rsidP="00000000" w:rsidRDefault="00000000" w:rsidRPr="00000000" w14:paraId="00000081">
      <w:pPr>
        <w:spacing w:line="360" w:lineRule="auto"/>
        <w:ind w:left="0" w:right="0" w:firstLine="0"/>
        <w:rPr>
          <w:color w:val="000000"/>
          <w:sz w:val="22"/>
          <w:szCs w:val="22"/>
        </w:rPr>
      </w:pPr>
      <w:r w:rsidDel="00000000" w:rsidR="00000000" w:rsidRPr="00000000">
        <w:rPr>
          <w:rtl w:val="0"/>
        </w:rPr>
      </w:r>
    </w:p>
    <w:p w:rsidR="00000000" w:rsidDel="00000000" w:rsidP="00000000" w:rsidRDefault="00000000" w:rsidRPr="00000000" w14:paraId="00000082">
      <w:pPr>
        <w:spacing w:line="360" w:lineRule="auto"/>
        <w:ind w:left="0" w:right="0" w:firstLine="0"/>
        <w:rPr>
          <w:color w:val="000000"/>
          <w:sz w:val="22"/>
          <w:szCs w:val="22"/>
        </w:rPr>
      </w:pPr>
      <w:r w:rsidDel="00000000" w:rsidR="00000000" w:rsidRPr="00000000">
        <w:rPr>
          <w:rtl w:val="0"/>
        </w:rPr>
      </w:r>
    </w:p>
    <w:p w:rsidR="00000000" w:rsidDel="00000000" w:rsidP="00000000" w:rsidRDefault="00000000" w:rsidRPr="00000000" w14:paraId="00000083">
      <w:pPr>
        <w:pStyle w:val="Heading1"/>
        <w:tabs>
          <w:tab w:val="left" w:leader="none" w:pos="709"/>
        </w:tabs>
        <w:spacing w:line="360" w:lineRule="auto"/>
        <w:ind w:left="0" w:right="0" w:firstLine="0"/>
        <w:rPr/>
      </w:pPr>
      <w:bookmarkStart w:colFirst="0" w:colLast="0" w:name="_heading=h.3znysh7" w:id="3"/>
      <w:bookmarkEnd w:id="3"/>
      <w:r w:rsidDel="00000000" w:rsidR="00000000" w:rsidRPr="00000000">
        <w:rPr>
          <w:rtl w:val="0"/>
        </w:rPr>
        <w:t xml:space="preserve">3</w:t>
        <w:tab/>
        <w:t xml:space="preserve">METODOLOGIA</w:t>
      </w:r>
    </w:p>
    <w:p w:rsidR="00000000" w:rsidDel="00000000" w:rsidP="00000000" w:rsidRDefault="00000000" w:rsidRPr="00000000" w14:paraId="00000084">
      <w:pPr>
        <w:spacing w:line="360" w:lineRule="auto"/>
        <w:ind w:left="0" w:right="0" w:firstLine="720"/>
        <w:rPr/>
      </w:pPr>
      <w:r w:rsidDel="00000000" w:rsidR="00000000" w:rsidRPr="00000000">
        <w:rPr>
          <w:color w:val="000000"/>
          <w:rtl w:val="0"/>
        </w:rPr>
        <w:t xml:space="preserve">Para esse projeto usamos a metodologia científica que se baseia em passos que devem ser seguidos </w:t>
      </w:r>
      <w:r w:rsidDel="00000000" w:rsidR="00000000" w:rsidRPr="00000000">
        <w:rPr>
          <w:rtl w:val="0"/>
        </w:rPr>
        <w:t xml:space="preserve">à</w:t>
      </w:r>
      <w:r w:rsidDel="00000000" w:rsidR="00000000" w:rsidRPr="00000000">
        <w:rPr>
          <w:color w:val="000000"/>
          <w:rtl w:val="0"/>
        </w:rPr>
        <w:t xml:space="preserve"> risca levando em conta os seguintes </w:t>
      </w:r>
      <w:r w:rsidDel="00000000" w:rsidR="00000000" w:rsidRPr="00000000">
        <w:rPr>
          <w:rtl w:val="0"/>
        </w:rPr>
        <w:t xml:space="preserve">fatores: clareza</w:t>
      </w:r>
      <w:r w:rsidDel="00000000" w:rsidR="00000000" w:rsidRPr="00000000">
        <w:rPr>
          <w:color w:val="000000"/>
          <w:rtl w:val="0"/>
        </w:rPr>
        <w:t xml:space="preserve"> na colocação do </w:t>
      </w:r>
      <w:r w:rsidDel="00000000" w:rsidR="00000000" w:rsidRPr="00000000">
        <w:rPr>
          <w:rtl w:val="0"/>
        </w:rPr>
        <w:t xml:space="preserve">problema, atendimento</w:t>
      </w:r>
      <w:r w:rsidDel="00000000" w:rsidR="00000000" w:rsidRPr="00000000">
        <w:rPr>
          <w:color w:val="000000"/>
          <w:rtl w:val="0"/>
        </w:rPr>
        <w:t xml:space="preserve"> aos objetivos </w:t>
      </w:r>
      <w:r w:rsidDel="00000000" w:rsidR="00000000" w:rsidRPr="00000000">
        <w:rPr>
          <w:rtl w:val="0"/>
        </w:rPr>
        <w:t xml:space="preserve">preestabelecidos, uma</w:t>
      </w:r>
      <w:r w:rsidDel="00000000" w:rsidR="00000000" w:rsidRPr="00000000">
        <w:rPr>
          <w:color w:val="000000"/>
          <w:rtl w:val="0"/>
        </w:rPr>
        <w:t xml:space="preserve"> ampla pesquisa teórica do assunto, coleta e análise de dados e por fim uma conclusão do problema.</w:t>
      </w:r>
      <w:r w:rsidDel="00000000" w:rsidR="00000000" w:rsidRPr="00000000">
        <w:rPr>
          <w:rtl w:val="0"/>
        </w:rPr>
      </w:r>
    </w:p>
    <w:p w:rsidR="00000000" w:rsidDel="00000000" w:rsidP="00000000" w:rsidRDefault="00000000" w:rsidRPr="00000000" w14:paraId="00000085">
      <w:pPr>
        <w:spacing w:line="360" w:lineRule="auto"/>
        <w:ind w:left="0" w:right="0" w:firstLine="720"/>
        <w:rPr/>
      </w:pPr>
      <w:r w:rsidDel="00000000" w:rsidR="00000000" w:rsidRPr="00000000">
        <w:rPr>
          <w:color w:val="000000"/>
          <w:rtl w:val="0"/>
        </w:rPr>
        <w:t xml:space="preserve">Também usamos a metodologia comparativa que consiste em investigar coisas ou fatos e explicá-los segundo suas semelhanças e diferenças. Comparamos uma livraria física e uma virtual. Dentre suas principais diferenças estão facilidade no </w:t>
      </w:r>
      <w:r w:rsidDel="00000000" w:rsidR="00000000" w:rsidRPr="00000000">
        <w:rPr>
          <w:rtl w:val="0"/>
        </w:rPr>
        <w:t xml:space="preserve">acesso, quantidade</w:t>
      </w:r>
      <w:r w:rsidDel="00000000" w:rsidR="00000000" w:rsidRPr="00000000">
        <w:rPr>
          <w:color w:val="000000"/>
          <w:rtl w:val="0"/>
        </w:rPr>
        <w:t xml:space="preserve"> de produtos oferecidos, a experiência oferecida numa loja física e maior com o cliente tendo acesso ao livro de interesse, a facilidade na compra e praticidade.</w:t>
      </w:r>
      <w:r w:rsidDel="00000000" w:rsidR="00000000" w:rsidRPr="00000000">
        <w:rPr>
          <w:rtl w:val="0"/>
        </w:rPr>
      </w:r>
    </w:p>
    <w:p w:rsidR="00000000" w:rsidDel="00000000" w:rsidP="00000000" w:rsidRDefault="00000000" w:rsidRPr="00000000" w14:paraId="00000086">
      <w:pPr>
        <w:spacing w:line="360" w:lineRule="auto"/>
        <w:ind w:left="86" w:right="0" w:firstLine="634"/>
        <w:rPr>
          <w:color w:val="000000"/>
        </w:rPr>
      </w:pPr>
      <w:r w:rsidDel="00000000" w:rsidR="00000000" w:rsidRPr="00000000">
        <w:rPr>
          <w:color w:val="000000"/>
          <w:rtl w:val="0"/>
        </w:rPr>
        <w:t xml:space="preserve">E a receita do projeto foi principalmente esses métodos, mas também uma grande pesquisa na área de lojas virtuais a história da internet e como o mercado se adaptou a essa grande inovação e como funciona uma livraria real, para descobrir tudo isso usamos principalmente da internet e pesquisa em artigos, sites e citações em livros.</w:t>
      </w:r>
    </w:p>
    <w:p w:rsidR="00000000" w:rsidDel="00000000" w:rsidP="00000000" w:rsidRDefault="00000000" w:rsidRPr="00000000" w14:paraId="00000087">
      <w:pPr>
        <w:spacing w:after="0" w:before="146" w:line="360" w:lineRule="auto"/>
        <w:ind w:left="86" w:right="46" w:firstLine="709"/>
        <w:rPr>
          <w:color w:val="000000"/>
        </w:rPr>
      </w:pPr>
      <w:r w:rsidDel="00000000" w:rsidR="00000000" w:rsidRPr="00000000">
        <w:rPr>
          <w:color w:val="000000"/>
          <w:rtl w:val="0"/>
        </w:rPr>
        <w:t xml:space="preserve">O principal problema a ser resolvido no método científico seria a modelagem de uma livraria física para a virtual, definindo os principais aspectos da loja física desde os funcionários a cadastro de cliente, a venda realizada organização dos produtos, despesas</w:t>
      </w:r>
    </w:p>
    <w:p w:rsidR="00000000" w:rsidDel="00000000" w:rsidP="00000000" w:rsidRDefault="00000000" w:rsidRPr="00000000" w14:paraId="00000088">
      <w:pPr>
        <w:spacing w:after="0" w:before="160" w:line="360" w:lineRule="auto"/>
        <w:ind w:left="86" w:right="277" w:firstLine="709"/>
        <w:rPr>
          <w:color w:val="000000"/>
        </w:rPr>
      </w:pPr>
      <w:r w:rsidDel="00000000" w:rsidR="00000000" w:rsidRPr="00000000">
        <w:rPr>
          <w:color w:val="000000"/>
          <w:rtl w:val="0"/>
        </w:rPr>
        <w:t xml:space="preserve">cadastro dos produtos, a hierarquia existente e quem seria o “admin” da loja. Para que assim possamos passar todos esses aspectos para um e-commerce.</w:t>
      </w:r>
    </w:p>
    <w:p w:rsidR="00000000" w:rsidDel="00000000" w:rsidP="00000000" w:rsidRDefault="00000000" w:rsidRPr="00000000" w14:paraId="00000089">
      <w:pPr>
        <w:spacing w:line="360" w:lineRule="auto"/>
        <w:ind w:left="0" w:right="0" w:firstLine="0"/>
        <w:rPr>
          <w:b w:val="1"/>
          <w:color w:val="000000"/>
          <w:sz w:val="28"/>
          <w:szCs w:val="28"/>
        </w:rPr>
      </w:pPr>
      <w:r w:rsidDel="00000000" w:rsidR="00000000" w:rsidRPr="00000000">
        <w:rPr>
          <w:b w:val="1"/>
          <w:color w:val="000000"/>
          <w:sz w:val="28"/>
          <w:szCs w:val="28"/>
          <w:rtl w:val="0"/>
        </w:rPr>
        <w:tab/>
      </w:r>
    </w:p>
    <w:p w:rsidR="00000000" w:rsidDel="00000000" w:rsidP="00000000" w:rsidRDefault="00000000" w:rsidRPr="00000000" w14:paraId="0000008A">
      <w:pPr>
        <w:spacing w:line="360" w:lineRule="auto"/>
        <w:ind w:left="0" w:right="0" w:firstLine="0"/>
        <w:rPr>
          <w:b w:val="1"/>
          <w:color w:val="000000"/>
          <w:sz w:val="28"/>
          <w:szCs w:val="28"/>
        </w:rPr>
      </w:pPr>
      <w:r w:rsidDel="00000000" w:rsidR="00000000" w:rsidRPr="00000000">
        <w:rPr>
          <w:rtl w:val="0"/>
        </w:rPr>
      </w:r>
    </w:p>
    <w:p w:rsidR="00000000" w:rsidDel="00000000" w:rsidP="00000000" w:rsidRDefault="00000000" w:rsidRPr="00000000" w14:paraId="0000008B">
      <w:pPr>
        <w:pStyle w:val="Heading1"/>
        <w:tabs>
          <w:tab w:val="left" w:leader="none" w:pos="709"/>
        </w:tabs>
        <w:spacing w:line="360" w:lineRule="auto"/>
        <w:ind w:left="0" w:right="0" w:firstLine="0"/>
        <w:rPr/>
      </w:pPr>
      <w:bookmarkStart w:colFirst="0" w:colLast="0" w:name="_heading=h.2et92p0" w:id="4"/>
      <w:bookmarkEnd w:id="4"/>
      <w:r w:rsidDel="00000000" w:rsidR="00000000" w:rsidRPr="00000000">
        <w:rPr>
          <w:rtl w:val="0"/>
        </w:rPr>
        <w:t xml:space="preserve">4 </w:t>
        <w:tab/>
        <w:t xml:space="preserve">REFERENCIAL TEÓRICO</w:t>
      </w:r>
    </w:p>
    <w:p w:rsidR="00000000" w:rsidDel="00000000" w:rsidP="00000000" w:rsidRDefault="00000000" w:rsidRPr="00000000" w14:paraId="0000008C">
      <w:pPr>
        <w:spacing w:line="360" w:lineRule="auto"/>
        <w:ind w:left="0" w:right="0" w:firstLine="0"/>
        <w:rPr/>
      </w:pPr>
      <w:r w:rsidDel="00000000" w:rsidR="00000000" w:rsidRPr="00000000">
        <w:rPr>
          <w:color w:val="000000"/>
          <w:sz w:val="22"/>
          <w:szCs w:val="22"/>
          <w:rtl w:val="0"/>
        </w:rPr>
        <w:tab/>
      </w:r>
      <w:sdt>
        <w:sdtPr>
          <w:tag w:val="goog_rdk_62"/>
        </w:sdtPr>
        <w:sdtContent>
          <w:commentRangeStart w:id="5"/>
        </w:sdtContent>
      </w:sdt>
      <w:r w:rsidDel="00000000" w:rsidR="00000000" w:rsidRPr="00000000">
        <w:rPr>
          <w:rtl w:val="0"/>
        </w:rPr>
        <w:t xml:space="preserve">Bem</w:t>
      </w:r>
      <w:commentRangeEnd w:id="5"/>
      <w:r w:rsidDel="00000000" w:rsidR="00000000" w:rsidRPr="00000000">
        <w:commentReference w:id="5"/>
      </w:r>
      <w:r w:rsidDel="00000000" w:rsidR="00000000" w:rsidRPr="00000000">
        <w:rPr>
          <w:rtl w:val="0"/>
        </w:rPr>
        <w:t xml:space="preserve"> durante a busca da revisão literária buscamos responder às seguintes perguntas: o surgimento da linguagem de programação sua evolução e as principais linguagens que já foram ou ainda são usadas, e o surgimento dos e-commerces e como se estabeleceram no mercado, tudo isso para trazer um conhecimento mais técnico e profundo sobre a parte técnica do tcc.</w:t>
      </w:r>
    </w:p>
    <w:p w:rsidR="00000000" w:rsidDel="00000000" w:rsidP="00000000" w:rsidRDefault="00000000" w:rsidRPr="00000000" w14:paraId="0000008D">
      <w:pPr>
        <w:spacing w:line="360" w:lineRule="auto"/>
        <w:rPr>
          <w:color w:val="000000"/>
        </w:rPr>
      </w:pPr>
      <w:r w:rsidDel="00000000" w:rsidR="00000000" w:rsidRPr="00000000">
        <w:rPr>
          <w:color w:val="000000"/>
          <w:rtl w:val="0"/>
        </w:rPr>
        <w:t xml:space="preserve">Os computadores desde seu surgimento foi um facilitador e um meio mais moderno para ajudar muitas áreas: educação, governo, indústrias, e no lazer, na verdade em praticamente tudo da nossa vida. Sabemos que os computadores se comunicam por binário e instruções, por isso que os programas surgiram para que o computador consegue-se ser útil. E através das linguagens de programação nós conseguimos nos comunicar com os computadores. </w:t>
      </w:r>
    </w:p>
    <w:p w:rsidR="00000000" w:rsidDel="00000000" w:rsidP="00000000" w:rsidRDefault="00000000" w:rsidRPr="00000000" w14:paraId="0000008E">
      <w:pPr>
        <w:spacing w:line="360" w:lineRule="auto"/>
        <w:rPr>
          <w:color w:val="000000"/>
        </w:rPr>
      </w:pPr>
      <w:r w:rsidDel="00000000" w:rsidR="00000000" w:rsidRPr="00000000">
        <w:rPr>
          <w:color w:val="000000"/>
          <w:rtl w:val="0"/>
        </w:rPr>
        <w:t xml:space="preserve">Essa comunicação surgiu através da primeira linguagem de programação Plankalku, que foi criada pelo cientista alemão Knrad Zuse nos anos de 1943 a 1946 sendo considerado uma linguagem de Alto Nível. Ele fez isso para que os computadores conseguissem fazer novas tarefas que ainda não eram capazes. </w:t>
      </w:r>
    </w:p>
    <w:p w:rsidR="00000000" w:rsidDel="00000000" w:rsidP="00000000" w:rsidRDefault="00000000" w:rsidRPr="00000000" w14:paraId="0000008F">
      <w:pPr>
        <w:spacing w:line="360" w:lineRule="auto"/>
        <w:rPr/>
      </w:pPr>
      <w:bookmarkStart w:colFirst="0" w:colLast="0" w:name="_heading=h.tyjcwt" w:id="5"/>
      <w:bookmarkEnd w:id="5"/>
      <w:r w:rsidDel="00000000" w:rsidR="00000000" w:rsidRPr="00000000">
        <w:rPr>
          <w:color w:val="000000"/>
          <w:highlight w:val="white"/>
          <w:rtl w:val="0"/>
        </w:rPr>
        <w:t xml:space="preserve">A primeira linguagem a tornar-se popular entre a comunidade de programação foi a linguagem Fortran que foi feita na </w:t>
      </w:r>
      <w:sdt>
        <w:sdtPr>
          <w:tag w:val="goog_rdk_63"/>
        </w:sdtPr>
        <w:sdtContent>
          <w:ins w:author="Aparecida Ferreira" w:id="16" w:date="2023-05-16T22:35:00Z">
            <w:r w:rsidDel="00000000" w:rsidR="00000000" w:rsidRPr="00000000">
              <w:rPr>
                <w:color w:val="000000"/>
                <w:highlight w:val="white"/>
                <w:rtl w:val="0"/>
              </w:rPr>
              <w:t xml:space="preserve">década</w:t>
            </w:r>
          </w:ins>
        </w:sdtContent>
      </w:sdt>
      <w:r w:rsidDel="00000000" w:rsidR="00000000" w:rsidRPr="00000000">
        <w:rPr>
          <w:color w:val="000000"/>
          <w:highlight w:val="white"/>
          <w:rtl w:val="0"/>
        </w:rPr>
        <w:t xml:space="preserve"> de 50 pelo John Backus que liderou o projeto IBM e que ainda e utilizadas </w:t>
      </w:r>
      <w:sdt>
        <w:sdtPr>
          <w:tag w:val="goog_rdk_64"/>
        </w:sdtPr>
        <w:sdtContent>
          <w:ins w:author="Aparecida Ferreira" w:id="17" w:date="2023-05-16T22:35:00Z">
            <w:r w:rsidDel="00000000" w:rsidR="00000000" w:rsidRPr="00000000">
              <w:rPr>
                <w:color w:val="000000"/>
                <w:highlight w:val="white"/>
                <w:rtl w:val="0"/>
              </w:rPr>
              <w:t xml:space="preserve">até</w:t>
            </w:r>
          </w:ins>
        </w:sdtContent>
      </w:sdt>
      <w:r w:rsidDel="00000000" w:rsidR="00000000" w:rsidRPr="00000000">
        <w:rPr>
          <w:color w:val="000000"/>
          <w:highlight w:val="white"/>
          <w:rtl w:val="0"/>
        </w:rPr>
        <w:t xml:space="preserve"> os dias atuais. </w:t>
      </w:r>
      <w:r w:rsidDel="00000000" w:rsidR="00000000" w:rsidRPr="00000000">
        <w:rPr>
          <w:rtl w:val="0"/>
        </w:rPr>
      </w:r>
    </w:p>
    <w:p w:rsidR="00000000" w:rsidDel="00000000" w:rsidP="00000000" w:rsidRDefault="00000000" w:rsidRPr="00000000" w14:paraId="00000090">
      <w:pPr>
        <w:spacing w:line="360" w:lineRule="auto"/>
        <w:rPr>
          <w:highlight w:val="white"/>
        </w:rPr>
      </w:pPr>
      <w:r w:rsidDel="00000000" w:rsidR="00000000" w:rsidRPr="00000000">
        <w:rPr>
          <w:highlight w:val="white"/>
          <w:rtl w:val="0"/>
        </w:rPr>
        <w:t xml:space="preserve">Em 1958, surgiu a linguagem Lisp, que possibilitou novas opções que não eram possíveis de serem desenvolvidas em Fortran, como: recursão, expressões condicionais e funções de alta ordem. Lisp foi a linguagem mais popular para inteligência artificial que hoje em dia seria o python entre outras.</w:t>
      </w:r>
    </w:p>
    <w:p w:rsidR="00000000" w:rsidDel="00000000" w:rsidP="00000000" w:rsidRDefault="00000000" w:rsidRPr="00000000" w14:paraId="00000091">
      <w:pPr>
        <w:spacing w:line="360" w:lineRule="auto"/>
        <w:rPr/>
      </w:pPr>
      <w:r w:rsidDel="00000000" w:rsidR="00000000" w:rsidRPr="00000000">
        <w:rPr>
          <w:color w:val="000000"/>
          <w:highlight w:val="white"/>
          <w:rtl w:val="0"/>
        </w:rPr>
        <w:t xml:space="preserve"> Nos próximos anos cada vez mais as linguagens iam se </w:t>
      </w:r>
      <w:sdt>
        <w:sdtPr>
          <w:tag w:val="goog_rdk_65"/>
        </w:sdtPr>
        <w:sdtContent>
          <w:ins w:author="Aparecida Ferreira" w:id="18" w:date="2023-05-16T22:36:00Z">
            <w:r w:rsidDel="00000000" w:rsidR="00000000" w:rsidRPr="00000000">
              <w:rPr>
                <w:color w:val="000000"/>
                <w:highlight w:val="white"/>
                <w:rtl w:val="0"/>
              </w:rPr>
              <w:t xml:space="preserve">popularizando assim</w:t>
            </w:r>
          </w:ins>
        </w:sdtContent>
      </w:sdt>
      <w:r w:rsidDel="00000000" w:rsidR="00000000" w:rsidRPr="00000000">
        <w:rPr>
          <w:color w:val="000000"/>
          <w:highlight w:val="white"/>
          <w:rtl w:val="0"/>
        </w:rPr>
        <w:t xml:space="preserve"> surgindo </w:t>
      </w:r>
      <w:sdt>
        <w:sdtPr>
          <w:tag w:val="goog_rdk_66"/>
        </w:sdtPr>
        <w:sdtContent>
          <w:ins w:author="Aparecida Ferreira" w:id="19" w:date="2023-05-16T22:36:00Z">
            <w:r w:rsidDel="00000000" w:rsidR="00000000" w:rsidRPr="00000000">
              <w:rPr>
                <w:color w:val="000000"/>
                <w:highlight w:val="white"/>
                <w:rtl w:val="0"/>
              </w:rPr>
              <w:t xml:space="preserve">várias</w:t>
            </w:r>
          </w:ins>
        </w:sdtContent>
      </w:sdt>
      <w:r w:rsidDel="00000000" w:rsidR="00000000" w:rsidRPr="00000000">
        <w:rPr>
          <w:color w:val="000000"/>
          <w:highlight w:val="white"/>
          <w:rtl w:val="0"/>
        </w:rPr>
        <w:t xml:space="preserve"> linguagens novas, com cada empresas tendo a sua, e nas universidades sendo aonde várias linguagens foram desenvolvidas. </w:t>
      </w:r>
      <w:sdt>
        <w:sdtPr>
          <w:tag w:val="goog_rdk_67"/>
        </w:sdtPr>
        <w:sdtContent>
          <w:ins w:author="Aparecida Ferreira" w:id="20" w:date="2023-05-16T22:36:00Z">
            <w:r w:rsidDel="00000000" w:rsidR="00000000" w:rsidRPr="00000000">
              <w:rPr>
                <w:color w:val="000000"/>
                <w:highlight w:val="white"/>
                <w:rtl w:val="0"/>
              </w:rPr>
              <w:t xml:space="preserve">Porém</w:t>
            </w:r>
          </w:ins>
        </w:sdtContent>
      </w:sdt>
      <w:r w:rsidDel="00000000" w:rsidR="00000000" w:rsidRPr="00000000">
        <w:rPr>
          <w:color w:val="000000"/>
          <w:highlight w:val="white"/>
          <w:rtl w:val="0"/>
        </w:rPr>
        <w:t xml:space="preserve"> ainda não </w:t>
      </w:r>
      <w:sdt>
        <w:sdtPr>
          <w:tag w:val="goog_rdk_68"/>
        </w:sdtPr>
        <w:sdtContent>
          <w:ins w:author="Aparecida Ferreira" w:id="21" w:date="2023-05-16T22:36:00Z">
            <w:r w:rsidDel="00000000" w:rsidR="00000000" w:rsidRPr="00000000">
              <w:rPr>
                <w:color w:val="000000"/>
                <w:highlight w:val="white"/>
                <w:rtl w:val="0"/>
              </w:rPr>
              <w:t xml:space="preserve">havia sido padronizado, pois,</w:t>
            </w:r>
          </w:ins>
        </w:sdtContent>
      </w:sdt>
      <w:r w:rsidDel="00000000" w:rsidR="00000000" w:rsidRPr="00000000">
        <w:rPr>
          <w:color w:val="000000"/>
          <w:highlight w:val="white"/>
          <w:rtl w:val="0"/>
        </w:rPr>
        <w:t xml:space="preserve"> cada máquina precisava de um tipo de linguagem própria. Para resolver essa questão foi formado, em 1958, um comitê para estabelecer um projeto que desenvolvesse uma linguagem universal, independente de máquina. Deste comitê nasceu ALGOL.</w:t>
      </w:r>
      <w:r w:rsidDel="00000000" w:rsidR="00000000" w:rsidRPr="00000000">
        <w:rPr>
          <w:rtl w:val="0"/>
        </w:rPr>
      </w:r>
    </w:p>
    <w:p w:rsidR="00000000" w:rsidDel="00000000" w:rsidP="00000000" w:rsidRDefault="00000000" w:rsidRPr="00000000" w14:paraId="00000092">
      <w:pPr>
        <w:spacing w:line="360" w:lineRule="auto"/>
        <w:rPr>
          <w:color w:val="c9211e"/>
        </w:rPr>
      </w:pPr>
      <w:r w:rsidDel="00000000" w:rsidR="00000000" w:rsidRPr="00000000">
        <w:rPr>
          <w:rtl w:val="0"/>
        </w:rPr>
      </w:r>
    </w:p>
    <w:p w:rsidR="00000000" w:rsidDel="00000000" w:rsidP="00000000" w:rsidRDefault="00000000" w:rsidRPr="00000000" w14:paraId="00000093">
      <w:pPr>
        <w:spacing w:line="360" w:lineRule="auto"/>
        <w:ind w:left="0" w:right="0" w:firstLine="0"/>
        <w:rPr>
          <w:b w:val="1"/>
          <w:highlight w:val="white"/>
        </w:rPr>
      </w:pPr>
      <w:r w:rsidDel="00000000" w:rsidR="00000000" w:rsidRPr="00000000">
        <w:rPr>
          <w:rtl w:val="0"/>
        </w:rPr>
      </w:r>
    </w:p>
    <w:p w:rsidR="00000000" w:rsidDel="00000000" w:rsidP="00000000" w:rsidRDefault="00000000" w:rsidRPr="00000000" w14:paraId="00000094">
      <w:pPr>
        <w:spacing w:line="360" w:lineRule="auto"/>
        <w:ind w:left="0" w:right="0" w:firstLine="0"/>
        <w:rPr>
          <w:b w:val="1"/>
          <w:highlight w:val="white"/>
        </w:rPr>
      </w:pPr>
      <w:r w:rsidDel="00000000" w:rsidR="00000000" w:rsidRPr="00000000">
        <w:rPr>
          <w:b w:val="1"/>
          <w:highlight w:val="white"/>
          <w:rtl w:val="0"/>
        </w:rPr>
        <w:t xml:space="preserve">PRINCIPAIS LINGUAGENS </w:t>
      </w:r>
    </w:p>
    <w:p w:rsidR="00000000" w:rsidDel="00000000" w:rsidP="00000000" w:rsidRDefault="00000000" w:rsidRPr="00000000" w14:paraId="00000095">
      <w:pPr>
        <w:spacing w:line="360" w:lineRule="auto"/>
        <w:rPr/>
      </w:pPr>
      <w:r w:rsidDel="00000000" w:rsidR="00000000" w:rsidRPr="00000000">
        <w:rPr>
          <w:highlight w:val="white"/>
          <w:rtl w:val="0"/>
        </w:rPr>
        <w:t xml:space="preserve">C </w:t>
      </w:r>
      <w:r w:rsidDel="00000000" w:rsidR="00000000" w:rsidRPr="00000000">
        <w:rPr>
          <w:color w:val="000000"/>
          <w:highlight w:val="white"/>
          <w:rtl w:val="0"/>
        </w:rPr>
        <w:t xml:space="preserve">foi uma linguagem criada em 1972, por Dennis Ritchie, para desenvolver o sistema Unix, o C e uma linguagem de programação de alto nível que foi compilada com um propósito geral, padronizada pelo ISO. Sendo uma das linguagens de programação mais populares e são poucos os programas que não existem compiladores para C. C também influenciou outras linguagens sendo uma delas o C ++ que originalmente foi uma extensão do C.</w:t>
      </w:r>
      <w:r w:rsidDel="00000000" w:rsidR="00000000" w:rsidRPr="00000000">
        <w:rPr>
          <w:rtl w:val="0"/>
        </w:rPr>
      </w:r>
    </w:p>
    <w:p w:rsidR="00000000" w:rsidDel="00000000" w:rsidP="00000000" w:rsidRDefault="00000000" w:rsidRPr="00000000" w14:paraId="00000096">
      <w:pPr>
        <w:spacing w:line="360" w:lineRule="auto"/>
        <w:rPr/>
      </w:pPr>
      <w:r w:rsidDel="00000000" w:rsidR="00000000" w:rsidRPr="00000000">
        <w:rPr>
          <w:highlight w:val="white"/>
          <w:rtl w:val="0"/>
        </w:rPr>
        <w:t xml:space="preserve"> C ++ é uma linguagem de programação multi paradigma e de uso geral. A linguagem é considerada de médio nível, pois combina características de linguagens de alto e </w:t>
      </w:r>
      <w:sdt>
        <w:sdtPr>
          <w:tag w:val="goog_rdk_69"/>
        </w:sdtPr>
        <w:sdtContent>
          <w:ins w:author="Aparecida Ferreira" w:id="22" w:date="2023-05-16T22:37:00Z">
            <w:r w:rsidDel="00000000" w:rsidR="00000000" w:rsidRPr="00000000">
              <w:rPr>
                <w:highlight w:val="white"/>
                <w:rtl w:val="0"/>
              </w:rPr>
              <w:t xml:space="preserve">baixos</w:t>
            </w:r>
          </w:ins>
        </w:sdtContent>
      </w:sdt>
      <w:r w:rsidDel="00000000" w:rsidR="00000000" w:rsidRPr="00000000">
        <w:rPr>
          <w:highlight w:val="white"/>
          <w:rtl w:val="0"/>
        </w:rPr>
        <w:t xml:space="preserve"> níveis. Desde os anos 1990 é uma das linguagens comerciais mais populares, sendo bastante usada também no meio acadêmico por seu grande desempenho e base de utilizadores. Bjarne Stroustrup desenvolveu o C + + (originalmente com o nome C with Classes) em 1983 no BellLabs como um adicional à linguagem C.</w:t>
      </w:r>
      <w:r w:rsidDel="00000000" w:rsidR="00000000" w:rsidRPr="00000000">
        <w:rPr>
          <w:rtl w:val="0"/>
        </w:rPr>
      </w:r>
    </w:p>
    <w:p w:rsidR="00000000" w:rsidDel="00000000" w:rsidP="00000000" w:rsidRDefault="00000000" w:rsidRPr="00000000" w14:paraId="00000097">
      <w:pPr>
        <w:spacing w:line="360" w:lineRule="auto"/>
        <w:rPr>
          <w:highlight w:val="white"/>
        </w:rPr>
      </w:pPr>
      <w:r w:rsidDel="00000000" w:rsidR="00000000" w:rsidRPr="00000000">
        <w:rPr>
          <w:highlight w:val="white"/>
          <w:rtl w:val="0"/>
        </w:rPr>
        <w:t xml:space="preserve">PHP A linguagem surgiu por volta de 1994, como um pacote de programas CGI criados por Rasmus Lerdorf, com o nome Personal Home Page Tools, para substituir um conjunto de scripts Perl que ele usava no desenvolvimento de sua página pessoal. Esta linguagem de programação focada na criação de web sites e outras aplicações WEB é incrivelmente comum, alguns estimam que é utilizada por 1/3 de toda a web. Grandes sites, como WordPress, Facebook e Yahoo utilizam PHP como linguagem de programação padrão.</w:t>
      </w:r>
    </w:p>
    <w:p w:rsidR="00000000" w:rsidDel="00000000" w:rsidP="00000000" w:rsidRDefault="00000000" w:rsidRPr="00000000" w14:paraId="00000098">
      <w:pPr>
        <w:spacing w:line="360" w:lineRule="auto"/>
        <w:rPr>
          <w:highlight w:val="white"/>
        </w:rPr>
      </w:pPr>
      <w:r w:rsidDel="00000000" w:rsidR="00000000" w:rsidRPr="00000000">
        <w:rPr>
          <w:highlight w:val="white"/>
          <w:rtl w:val="0"/>
        </w:rPr>
        <w:t xml:space="preserve">Java é uma linguagem de programação orientada a objeto desenvolvida na década de 90 por uma equipe de programadores chefiada por James Gosling, na empresa Sun Microsystems. Originalmente criada em 1991 como uma linguagem de programação para televisões. A linguagem da Oracle é considerada a mais popular no mundo, uma posição solidificada pelo fato do Java ser crucial para o desenvolvimento de aplicações Android e diversos sistemas e softwares em organizações.</w:t>
      </w:r>
    </w:p>
    <w:p w:rsidR="00000000" w:rsidDel="00000000" w:rsidP="00000000" w:rsidRDefault="00000000" w:rsidRPr="00000000" w14:paraId="00000099">
      <w:pPr>
        <w:spacing w:line="360" w:lineRule="auto"/>
        <w:rPr/>
      </w:pPr>
      <w:r w:rsidDel="00000000" w:rsidR="00000000" w:rsidRPr="00000000">
        <w:rPr>
          <w:highlight w:val="white"/>
          <w:rtl w:val="0"/>
        </w:rPr>
        <w:t xml:space="preserve">JavaScript JavaScript é uma linguagem de programação extremamente popular e utilizada prioritariamente em aplicações web. Apesar do nome, o JavaScript não possui relações diretas com a linguagem de programação Java, da Oracle. O JS (JavaScript) roda na maioria das aplicações Web, mas também recebe muita oposição por retardar navegadores e, em alguns casos, expor usuários a vulnerabilidades de segurança.</w:t>
      </w:r>
      <w:r w:rsidDel="00000000" w:rsidR="00000000" w:rsidRPr="00000000">
        <w:rPr>
          <w:rtl w:val="0"/>
        </w:rPr>
      </w:r>
    </w:p>
    <w:p w:rsidR="00000000" w:rsidDel="00000000" w:rsidP="00000000" w:rsidRDefault="00000000" w:rsidRPr="00000000" w14:paraId="0000009A">
      <w:pPr>
        <w:spacing w:line="360" w:lineRule="auto"/>
        <w:rPr>
          <w:highlight w:val="white"/>
        </w:rPr>
      </w:pPr>
      <w:r w:rsidDel="00000000" w:rsidR="00000000" w:rsidRPr="00000000">
        <w:rPr>
          <w:highlight w:val="white"/>
          <w:rtl w:val="0"/>
        </w:rPr>
        <w:t xml:space="preserve">Python Linguagem de programação de alto nível, interpretada, orientada a objetos, de tipagem dinâmica e forte. Foi lançada por Guido van Rossum em Atualmente possui um modelo de desenvolvimento comunitário, aberto e gerenciado pela organização sem fins lucrativos Python Software Foundation. A linguagem foi projetada com a filosofia de enfatizar a importância do esforço do programador sobre o esforço computacional. Prioriza a legibilidade do código sobre a velocidade ou expressividade.</w:t>
      </w:r>
    </w:p>
    <w:p w:rsidR="00000000" w:rsidDel="00000000" w:rsidP="00000000" w:rsidRDefault="00000000" w:rsidRPr="00000000" w14:paraId="0000009B">
      <w:pPr>
        <w:spacing w:line="360" w:lineRule="auto"/>
        <w:rPr>
          <w:highlight w:val="white"/>
        </w:rPr>
      </w:pPr>
      <w:r w:rsidDel="00000000" w:rsidR="00000000" w:rsidRPr="00000000">
        <w:rPr>
          <w:rtl w:val="0"/>
        </w:rPr>
      </w:r>
    </w:p>
    <w:p w:rsidR="00000000" w:rsidDel="00000000" w:rsidP="00000000" w:rsidRDefault="00000000" w:rsidRPr="00000000" w14:paraId="0000009C">
      <w:pPr>
        <w:spacing w:line="360" w:lineRule="auto"/>
        <w:ind w:left="0" w:right="0" w:firstLine="0"/>
        <w:rPr>
          <w:b w:val="1"/>
          <w:highlight w:val="white"/>
        </w:rPr>
      </w:pPr>
      <w:r w:rsidDel="00000000" w:rsidR="00000000" w:rsidRPr="00000000">
        <w:rPr>
          <w:b w:val="1"/>
          <w:highlight w:val="white"/>
          <w:rtl w:val="0"/>
        </w:rPr>
        <w:t xml:space="preserve">SURGIMENTO E EVOLUÇÃO DOS E-COMMERCE</w:t>
      </w:r>
    </w:p>
    <w:p w:rsidR="00000000" w:rsidDel="00000000" w:rsidP="00000000" w:rsidRDefault="00000000" w:rsidRPr="00000000" w14:paraId="0000009D">
      <w:pPr>
        <w:spacing w:line="360" w:lineRule="auto"/>
        <w:rPr/>
      </w:pPr>
      <w:r w:rsidDel="00000000" w:rsidR="00000000" w:rsidRPr="00000000">
        <w:rPr>
          <w:highlight w:val="white"/>
          <w:rtl w:val="0"/>
        </w:rPr>
        <w:t xml:space="preserve">O surgimento da interne trouxe uma forma eficiente e muito fácil das pessoas se comunicarem que possibilitou o surgimento do e-commerce, trazendo um </w:t>
      </w:r>
      <w:sdt>
        <w:sdtPr>
          <w:tag w:val="goog_rdk_70"/>
        </w:sdtPr>
        <w:sdtContent>
          <w:ins w:author="Aparecida Ferreira" w:id="23" w:date="2023-05-16T22:38:00Z">
            <w:r w:rsidDel="00000000" w:rsidR="00000000" w:rsidRPr="00000000">
              <w:rPr>
                <w:highlight w:val="white"/>
                <w:rtl w:val="0"/>
              </w:rPr>
              <w:t xml:space="preserve">novo modo</w:t>
            </w:r>
          </w:ins>
        </w:sdtContent>
      </w:sdt>
      <w:r w:rsidDel="00000000" w:rsidR="00000000" w:rsidRPr="00000000">
        <w:rPr>
          <w:highlight w:val="white"/>
          <w:rtl w:val="0"/>
        </w:rPr>
        <w:t xml:space="preserve"> de compra e venda abalando o mercado. Pois trouxe oportunidades para pequenos empresários que possibilitou a abertura de uma loja virtual com um custo bem baixo. </w:t>
      </w:r>
      <w:r w:rsidDel="00000000" w:rsidR="00000000" w:rsidRPr="00000000">
        <w:rPr>
          <w:rtl w:val="0"/>
        </w:rPr>
      </w:r>
    </w:p>
    <w:p w:rsidR="00000000" w:rsidDel="00000000" w:rsidP="00000000" w:rsidRDefault="00000000" w:rsidRPr="00000000" w14:paraId="0000009E">
      <w:pPr>
        <w:spacing w:line="360" w:lineRule="auto"/>
        <w:rPr>
          <w:highlight w:val="white"/>
        </w:rPr>
      </w:pPr>
      <w:r w:rsidDel="00000000" w:rsidR="00000000" w:rsidRPr="00000000">
        <w:rPr>
          <w:highlight w:val="white"/>
          <w:rtl w:val="0"/>
        </w:rPr>
        <w:t xml:space="preserve"> O e-commerce nada mais é que uma transação online onde se pode comprar ou vender é uma rede onde pessoas se comunicam e buscam o melhor produto ou serviço. Basta ter um computador com acesso a internet que o consumidor escolhe o produto com melhor preço e melhor forma de pagamento assim efetuando a compra.</w:t>
      </w:r>
    </w:p>
    <w:p w:rsidR="00000000" w:rsidDel="00000000" w:rsidP="00000000" w:rsidRDefault="00000000" w:rsidRPr="00000000" w14:paraId="0000009F">
      <w:pPr>
        <w:spacing w:line="360" w:lineRule="auto"/>
        <w:rPr/>
      </w:pPr>
      <w:r w:rsidDel="00000000" w:rsidR="00000000" w:rsidRPr="00000000">
        <w:rPr>
          <w:highlight w:val="white"/>
          <w:rtl w:val="0"/>
        </w:rPr>
        <w:t xml:space="preserve">E-commerce não é apenas uma loja virtual, é uma ferramenta em que se pode expor produtos e serviços, mostrar a variedade de produtos com preços e marcas variadas, é uma nova era onde tudo que se procura pode ser achado na tela de um </w:t>
      </w:r>
      <w:sdt>
        <w:sdtPr>
          <w:tag w:val="goog_rdk_71"/>
        </w:sdtPr>
        <w:sdtContent>
          <w:ins w:author="Aparecida Ferreira" w:id="24" w:date="2023-05-16T22:38:00Z">
            <w:r w:rsidDel="00000000" w:rsidR="00000000" w:rsidRPr="00000000">
              <w:rPr>
                <w:highlight w:val="white"/>
                <w:rtl w:val="0"/>
              </w:rPr>
              <w:t xml:space="preserve">computador. A</w:t>
            </w:r>
          </w:ins>
        </w:sdtContent>
      </w:sdt>
      <w:r w:rsidDel="00000000" w:rsidR="00000000" w:rsidRPr="00000000">
        <w:rPr>
          <w:highlight w:val="white"/>
          <w:rtl w:val="0"/>
        </w:rPr>
        <w:t xml:space="preserve"> evolução do e-commerce trouxe uma nova maneira de compra e venda, é feita apenas por contatos virtuais e com muita agilidade, onde pessoas podem ter acesso de qualquer lugar e assim agilizando o processo de compra pela internet. </w:t>
      </w:r>
      <w:r w:rsidDel="00000000" w:rsidR="00000000" w:rsidRPr="00000000">
        <w:rPr>
          <w:rtl w:val="0"/>
        </w:rPr>
      </w:r>
    </w:p>
    <w:p w:rsidR="00000000" w:rsidDel="00000000" w:rsidP="00000000" w:rsidRDefault="00000000" w:rsidRPr="00000000" w14:paraId="000000A0">
      <w:pPr>
        <w:spacing w:line="360" w:lineRule="auto"/>
        <w:rPr>
          <w:highlight w:val="white"/>
        </w:rPr>
      </w:pPr>
      <w:r w:rsidDel="00000000" w:rsidR="00000000" w:rsidRPr="00000000">
        <w:rPr>
          <w:highlight w:val="white"/>
          <w:rtl w:val="0"/>
        </w:rPr>
        <w:t xml:space="preserve">Kotler (1967) define e-commerce como “Um processo social e gerencial pelo qual indivíduos ou grupos obtêm o que necessitam e desejam através da criação, oferta e troca de produtos de valor com outros”. </w:t>
      </w:r>
    </w:p>
    <w:p w:rsidR="00000000" w:rsidDel="00000000" w:rsidP="00000000" w:rsidRDefault="00000000" w:rsidRPr="00000000" w14:paraId="000000A1">
      <w:pPr>
        <w:spacing w:line="360" w:lineRule="auto"/>
        <w:rPr/>
      </w:pPr>
      <w:r w:rsidDel="00000000" w:rsidR="00000000" w:rsidRPr="00000000">
        <w:rPr>
          <w:highlight w:val="white"/>
          <w:rtl w:val="0"/>
        </w:rPr>
        <w:t xml:space="preserve">A oferta e troca de produtos já existia mesmo antes de pensarmos na internet, e o e-commerce é apenas uma atualização no modo de compra e venda. </w:t>
      </w:r>
      <w:r w:rsidDel="00000000" w:rsidR="00000000" w:rsidRPr="00000000">
        <w:rPr>
          <w:rtl w:val="0"/>
        </w:rPr>
      </w:r>
    </w:p>
    <w:p w:rsidR="00000000" w:rsidDel="00000000" w:rsidP="00000000" w:rsidRDefault="00000000" w:rsidRPr="00000000" w14:paraId="000000A2">
      <w:pPr>
        <w:spacing w:line="360" w:lineRule="auto"/>
        <w:rPr>
          <w:highlight w:val="white"/>
        </w:rPr>
      </w:pPr>
      <w:r w:rsidDel="00000000" w:rsidR="00000000" w:rsidRPr="00000000">
        <w:rPr>
          <w:rtl w:val="0"/>
        </w:rPr>
      </w:r>
    </w:p>
    <w:p w:rsidR="00000000" w:rsidDel="00000000" w:rsidP="00000000" w:rsidRDefault="00000000" w:rsidRPr="00000000" w14:paraId="000000A3">
      <w:pPr>
        <w:spacing w:line="360" w:lineRule="auto"/>
        <w:ind w:left="0" w:right="0" w:firstLine="0"/>
        <w:rPr>
          <w:highlight w:val="white"/>
        </w:rPr>
      </w:pPr>
      <w:r w:rsidDel="00000000" w:rsidR="00000000" w:rsidRPr="00000000">
        <w:rPr>
          <w:highlight w:val="white"/>
          <w:rtl w:val="0"/>
        </w:rPr>
        <w:t xml:space="preserve">A evolução é muito constante e a cada ano aumenta o número de consumidores online, pois as empresas querem estreitar sua conexão com consumidores, fornecedores, distribuidores e até concorrentes, podendo assim expandir sua participação no mercado.</w:t>
      </w:r>
    </w:p>
    <w:p w:rsidR="00000000" w:rsidDel="00000000" w:rsidP="00000000" w:rsidRDefault="00000000" w:rsidRPr="00000000" w14:paraId="000000A4">
      <w:pPr>
        <w:spacing w:line="360" w:lineRule="auto"/>
        <w:ind w:left="0" w:right="0" w:firstLine="0"/>
        <w:rPr>
          <w:b w:val="1"/>
          <w:color w:val="000000"/>
          <w:sz w:val="28"/>
          <w:szCs w:val="28"/>
        </w:rPr>
      </w:pPr>
      <w:r w:rsidDel="00000000" w:rsidR="00000000" w:rsidRPr="00000000">
        <w:rPr>
          <w:rtl w:val="0"/>
        </w:rPr>
      </w:r>
    </w:p>
    <w:p w:rsidR="00000000" w:rsidDel="00000000" w:rsidP="00000000" w:rsidRDefault="00000000" w:rsidRPr="00000000" w14:paraId="000000A5">
      <w:pPr>
        <w:spacing w:line="360" w:lineRule="auto"/>
        <w:ind w:left="0" w:right="0" w:firstLine="0"/>
        <w:rPr>
          <w:b w:val="1"/>
          <w:color w:val="000000"/>
          <w:sz w:val="28"/>
          <w:szCs w:val="28"/>
        </w:rPr>
      </w:pPr>
      <w:r w:rsidDel="00000000" w:rsidR="00000000" w:rsidRPr="00000000">
        <w:rPr>
          <w:rtl w:val="0"/>
        </w:rPr>
      </w:r>
    </w:p>
    <w:p w:rsidR="00000000" w:rsidDel="00000000" w:rsidP="00000000" w:rsidRDefault="00000000" w:rsidRPr="00000000" w14:paraId="000000A6">
      <w:pPr>
        <w:pStyle w:val="Heading1"/>
        <w:tabs>
          <w:tab w:val="left" w:leader="none" w:pos="709"/>
        </w:tabs>
        <w:spacing w:line="360" w:lineRule="auto"/>
        <w:ind w:left="0" w:right="0" w:firstLine="0"/>
        <w:rPr/>
      </w:pPr>
      <w:bookmarkStart w:colFirst="0" w:colLast="0" w:name="_heading=h.3dy6vkm" w:id="6"/>
      <w:bookmarkEnd w:id="6"/>
      <w:r w:rsidDel="00000000" w:rsidR="00000000" w:rsidRPr="00000000">
        <w:rPr>
          <w:rtl w:val="0"/>
        </w:rPr>
        <w:t xml:space="preserve">5 DOCUMENTAÇÃO </w:t>
      </w:r>
      <w:r w:rsidDel="00000000" w:rsidR="00000000" w:rsidRPr="00000000">
        <w:rPr>
          <w:sz w:val="38"/>
          <w:szCs w:val="38"/>
          <w:rtl w:val="0"/>
        </w:rPr>
        <w:t xml:space="preserve">do projeto</w:t>
      </w:r>
      <w:r w:rsidDel="00000000" w:rsidR="00000000" w:rsidRPr="00000000">
        <w:rPr>
          <w:rtl w:val="0"/>
        </w:rPr>
      </w:r>
    </w:p>
    <w:p w:rsidR="00000000" w:rsidDel="00000000" w:rsidP="00000000" w:rsidRDefault="00000000" w:rsidRPr="00000000" w14:paraId="000000A7">
      <w:pPr>
        <w:spacing w:line="360" w:lineRule="auto"/>
        <w:rPr/>
      </w:pPr>
      <w:r w:rsidDel="00000000" w:rsidR="00000000" w:rsidRPr="00000000">
        <w:rPr>
          <w:sz w:val="24"/>
          <w:szCs w:val="24"/>
          <w:rtl w:val="0"/>
        </w:rPr>
        <w:t xml:space="preserve"> </w:t>
      </w:r>
      <w:sdt>
        <w:sdtPr>
          <w:tag w:val="goog_rdk_72"/>
        </w:sdtPr>
        <w:sdtContent>
          <w:r w:rsidDel="00000000" w:rsidR="00000000" w:rsidRPr="00000000">
            <w:rPr>
              <w:b w:val="0"/>
              <w:sz w:val="24"/>
              <w:szCs w:val="24"/>
              <w:rtl w:val="0"/>
              <w:rPrChange w:author="Autor desconhecido" w:id="25" w:date="2023-07-14T09:16:30Z">
                <w:rPr/>
              </w:rPrChange>
            </w:rPr>
            <w:t xml:space="preserve">   </w:t>
          </w:r>
        </w:sdtContent>
      </w:sdt>
      <w:sdt>
        <w:sdtPr>
          <w:tag w:val="goog_rdk_73"/>
        </w:sdtPr>
        <w:sdtContent>
          <w:ins w:author="Autor desconhecido" w:id="26" w:date="2023-07-14T09:13:39Z">
            <w:r w:rsidDel="00000000" w:rsidR="00000000" w:rsidRPr="00000000">
              <w:rPr>
                <w:b w:val="0"/>
                <w:rtl w:val="0"/>
              </w:rPr>
              <w:t xml:space="preserve">A documentação do projeto é um componente essencial que permeia todas as fases do ciclo de vida de um projeto. Ela desempenha o papel de guia, organizando e apresentando de maneira sistemática as ideias, informações e finalidades do projeto, tornando-se uma fonte valiosa tanto para o desenvolvedor quanto para o usuário.</w:t>
            </w:r>
          </w:ins>
        </w:sdtContent>
      </w:sdt>
      <w:r w:rsidDel="00000000" w:rsidR="00000000" w:rsidRPr="00000000">
        <w:rPr>
          <w:rtl w:val="0"/>
        </w:rPr>
      </w:r>
    </w:p>
    <w:sdt>
      <w:sdtPr>
        <w:tag w:val="goog_rdk_76"/>
      </w:sdtPr>
      <w:sdtContent>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360" w:lineRule="auto"/>
            <w:ind w:left="0" w:right="0" w:firstLine="709"/>
            <w:jc w:val="both"/>
            <w:rPr>
              <w:ins w:author="Autor desconhecido" w:id="27" w:date="2023-07-14T09:13:39Z"/>
              <w:rFonts w:ascii="Arial" w:cs="Arial" w:eastAsia="Arial" w:hAnsi="Arial"/>
              <w:b w:val="0"/>
              <w:i w:val="0"/>
              <w:smallCaps w:val="0"/>
              <w:strike w:val="0"/>
              <w:color w:val="000000"/>
              <w:sz w:val="24"/>
              <w:szCs w:val="24"/>
              <w:u w:val="none"/>
              <w:shd w:fill="auto" w:val="clear"/>
              <w:vertAlign w:val="baseline"/>
            </w:rPr>
          </w:pPr>
          <w:sdt>
            <w:sdtPr>
              <w:tag w:val="goog_rdk_75"/>
            </w:sdtPr>
            <w:sdtContent>
              <w:ins w:author="Autor desconhecido" w:id="27" w:date="2023-07-14T09:13:39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 início do projeto, é fundamental criar uma documentação sólida, pois é nesse material que o desenvolvedor encontrará apoio para todas as informações relacionadas ao projeto. A documentação centraliza e registra de forma consistente todos os detalhes relevantes, proporcionando uma visão completa e coerente do projeto.</w:t>
                </w:r>
              </w:ins>
            </w:sdtContent>
          </w:sdt>
        </w:p>
      </w:sdtContent>
    </w:sdt>
    <w:sdt>
      <w:sdtPr>
        <w:tag w:val="goog_rdk_78"/>
      </w:sdtPr>
      <w:sdtContent>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360" w:lineRule="auto"/>
            <w:ind w:left="0" w:right="0" w:firstLine="709"/>
            <w:jc w:val="both"/>
            <w:rPr>
              <w:ins w:author="Autor desconhecido" w:id="27" w:date="2023-07-14T09:13:39Z"/>
              <w:rFonts w:ascii="Arial" w:cs="Arial" w:eastAsia="Arial" w:hAnsi="Arial"/>
              <w:b w:val="0"/>
              <w:i w:val="0"/>
              <w:smallCaps w:val="0"/>
              <w:strike w:val="0"/>
              <w:color w:val="000000"/>
              <w:sz w:val="24"/>
              <w:szCs w:val="24"/>
              <w:u w:val="none"/>
              <w:shd w:fill="auto" w:val="clear"/>
              <w:vertAlign w:val="baseline"/>
            </w:rPr>
          </w:pPr>
          <w:sdt>
            <w:sdtPr>
              <w:tag w:val="goog_rdk_77"/>
            </w:sdtPr>
            <w:sdtContent>
              <w:ins w:author="Autor desconhecido" w:id="27" w:date="2023-07-14T09:13:39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Uma das principais etapas da documentação é a elaboração do Termo de Abertura do Projeto, também conhecido como TAP. Essa etapa tem como objetivo garantir que todas as partes envolvidas no projeto possuam uma compreensão comum dos objetivos e das expectativas, estabelecendo uma base sólida para o sucesso do empreendimento. O TAP é composto por elementos essenciais que delimitam o escopo, identificam riscos-chave e estabelecem marcos para o monitoramento e controle do projeto.</w:t>
                </w:r>
              </w:ins>
            </w:sdtContent>
          </w:sdt>
        </w:p>
      </w:sdtContent>
    </w:sdt>
    <w:sdt>
      <w:sdtPr>
        <w:tag w:val="goog_rdk_80"/>
      </w:sdtPr>
      <w:sdtContent>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360" w:lineRule="auto"/>
            <w:ind w:left="0" w:right="0" w:firstLine="709"/>
            <w:jc w:val="both"/>
            <w:rPr>
              <w:ins w:author="Autor desconhecido" w:id="27" w:date="2023-07-14T09:13:39Z"/>
              <w:rFonts w:ascii="Arial" w:cs="Arial" w:eastAsia="Arial" w:hAnsi="Arial"/>
              <w:b w:val="0"/>
              <w:i w:val="0"/>
              <w:smallCaps w:val="0"/>
              <w:strike w:val="0"/>
              <w:color w:val="000000"/>
              <w:sz w:val="24"/>
              <w:szCs w:val="24"/>
              <w:u w:val="none"/>
              <w:shd w:fill="auto" w:val="clear"/>
              <w:vertAlign w:val="baseline"/>
            </w:rPr>
          </w:pPr>
          <w:sdt>
            <w:sdtPr>
              <w:tag w:val="goog_rdk_79"/>
            </w:sdtPr>
            <w:sdtContent>
              <w:ins w:author="Autor desconhecido" w:id="27" w:date="2023-07-14T09:13:39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Dentre os elementos presentes no Termo de Abertura do Projeto, encontram-se:</w:t>
                </w:r>
              </w:ins>
            </w:sdtContent>
          </w:sdt>
        </w:p>
      </w:sdtContent>
    </w:sdt>
    <w:sdt>
      <w:sdtPr>
        <w:tag w:val="goog_rdk_82"/>
      </w:sdtPr>
      <w:sdtContent>
        <w:p w:rsidR="00000000" w:rsidDel="00000000" w:rsidP="00000000" w:rsidRDefault="00000000" w:rsidRPr="00000000" w14:paraId="000000A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7" w:right="0" w:hanging="283"/>
            <w:jc w:val="both"/>
            <w:rPr>
              <w:ins w:author="Autor desconhecido" w:id="27" w:date="2023-07-14T09:13:39Z"/>
              <w:rFonts w:ascii="Arial" w:cs="Arial" w:eastAsia="Arial" w:hAnsi="Arial"/>
              <w:b w:val="0"/>
              <w:i w:val="0"/>
              <w:smallCaps w:val="0"/>
              <w:strike w:val="0"/>
              <w:color w:val="000000"/>
              <w:sz w:val="24"/>
              <w:szCs w:val="24"/>
              <w:u w:val="none"/>
              <w:shd w:fill="auto" w:val="clear"/>
              <w:vertAlign w:val="baseline"/>
            </w:rPr>
          </w:pPr>
          <w:sdt>
            <w:sdtPr>
              <w:tag w:val="goog_rdk_81"/>
            </w:sdtPr>
            <w:sdtContent>
              <w:ins w:author="Autor desconhecido" w:id="27" w:date="2023-07-14T09:13:39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Nome do Projeto: Identificação clara e concisa do projeto, fornecendo uma referência única para sua posterior identificação e acompanhamento.</w:t>
                </w:r>
              </w:ins>
            </w:sdtContent>
          </w:sdt>
        </w:p>
      </w:sdtContent>
    </w:sdt>
    <w:sdt>
      <w:sdtPr>
        <w:tag w:val="goog_rdk_84"/>
      </w:sdtPr>
      <w:sdtContent>
        <w:p w:rsidR="00000000" w:rsidDel="00000000" w:rsidP="00000000" w:rsidRDefault="00000000" w:rsidRPr="00000000" w14:paraId="000000A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7" w:right="0" w:hanging="283"/>
            <w:jc w:val="both"/>
            <w:rPr>
              <w:ins w:author="Autor desconhecido" w:id="27" w:date="2023-07-14T09:13:39Z"/>
              <w:rFonts w:ascii="Arial" w:cs="Arial" w:eastAsia="Arial" w:hAnsi="Arial"/>
              <w:b w:val="0"/>
              <w:i w:val="0"/>
              <w:smallCaps w:val="0"/>
              <w:strike w:val="0"/>
              <w:color w:val="000000"/>
              <w:sz w:val="24"/>
              <w:szCs w:val="24"/>
              <w:u w:val="none"/>
              <w:shd w:fill="auto" w:val="clear"/>
              <w:vertAlign w:val="baseline"/>
            </w:rPr>
          </w:pPr>
          <w:sdt>
            <w:sdtPr>
              <w:tag w:val="goog_rdk_83"/>
            </w:sdtPr>
            <w:sdtContent>
              <w:ins w:author="Autor desconhecido" w:id="27" w:date="2023-07-14T09:13:39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Objetivo: Definição dos objetivos que o projeto visa alcançar. Isso envolve a descrição dos resultados esperados, dos benefícios almejados e do impacto geral que o projeto terá na organização ou nos usuários finais.</w:t>
                </w:r>
              </w:ins>
            </w:sdtContent>
          </w:sdt>
        </w:p>
      </w:sdtContent>
    </w:sdt>
    <w:sdt>
      <w:sdtPr>
        <w:tag w:val="goog_rdk_86"/>
      </w:sdtPr>
      <w:sdtContent>
        <w:p w:rsidR="00000000" w:rsidDel="00000000" w:rsidP="00000000" w:rsidRDefault="00000000" w:rsidRPr="00000000" w14:paraId="000000A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7" w:right="0" w:hanging="283"/>
            <w:jc w:val="both"/>
            <w:rPr>
              <w:ins w:author="Autor desconhecido" w:id="27" w:date="2023-07-14T09:13:39Z"/>
              <w:rFonts w:ascii="Arial" w:cs="Arial" w:eastAsia="Arial" w:hAnsi="Arial"/>
              <w:b w:val="0"/>
              <w:i w:val="0"/>
              <w:smallCaps w:val="0"/>
              <w:strike w:val="0"/>
              <w:color w:val="000000"/>
              <w:sz w:val="24"/>
              <w:szCs w:val="24"/>
              <w:u w:val="none"/>
              <w:shd w:fill="auto" w:val="clear"/>
              <w:vertAlign w:val="baseline"/>
            </w:rPr>
          </w:pPr>
          <w:sdt>
            <w:sdtPr>
              <w:tag w:val="goog_rdk_85"/>
            </w:sdtPr>
            <w:sdtContent>
              <w:ins w:author="Autor desconhecido" w:id="27" w:date="2023-07-14T09:13:39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Justificativa: Explanação do motivo pelo qual o projeto é necessário, evidenciando os problemas ou oportunidades que ele busca abordar. Essa justificativa pode incluir uma análise de lacunas, identificando a diferença entre o estado atual e o estado desejado.</w:t>
                </w:r>
              </w:ins>
            </w:sdtContent>
          </w:sdt>
        </w:p>
      </w:sdtContent>
    </w:sdt>
    <w:sdt>
      <w:sdtPr>
        <w:tag w:val="goog_rdk_88"/>
      </w:sdtPr>
      <w:sdtContent>
        <w:p w:rsidR="00000000" w:rsidDel="00000000" w:rsidP="00000000" w:rsidRDefault="00000000" w:rsidRPr="00000000" w14:paraId="000000A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7" w:right="0" w:hanging="283"/>
            <w:jc w:val="both"/>
            <w:rPr>
              <w:ins w:author="Autor desconhecido" w:id="27" w:date="2023-07-14T09:13:39Z"/>
              <w:rFonts w:ascii="Arial" w:cs="Arial" w:eastAsia="Arial" w:hAnsi="Arial"/>
              <w:b w:val="0"/>
              <w:i w:val="0"/>
              <w:smallCaps w:val="0"/>
              <w:strike w:val="0"/>
              <w:color w:val="000000"/>
              <w:sz w:val="24"/>
              <w:szCs w:val="24"/>
              <w:u w:val="none"/>
              <w:shd w:fill="auto" w:val="clear"/>
              <w:vertAlign w:val="baseline"/>
            </w:rPr>
          </w:pPr>
          <w:sdt>
            <w:sdtPr>
              <w:tag w:val="goog_rdk_87"/>
            </w:sdtPr>
            <w:sdtContent>
              <w:ins w:author="Autor desconhecido" w:id="27" w:date="2023-07-14T09:13:39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Escopo: Delimitação precisa do escopo do projeto, estabelecendo os limites e as fronteiras do que está incluído e excluído. Isso auxilia na definição de expectativas claras sobre o que será entregue pelo projeto.</w:t>
                </w:r>
              </w:ins>
            </w:sdtContent>
          </w:sdt>
        </w:p>
      </w:sdtContent>
    </w:sdt>
    <w:sdt>
      <w:sdtPr>
        <w:tag w:val="goog_rdk_90"/>
      </w:sdtPr>
      <w:sdtContent>
        <w:p w:rsidR="00000000" w:rsidDel="00000000" w:rsidP="00000000" w:rsidRDefault="00000000" w:rsidRPr="00000000" w14:paraId="000000A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7" w:right="0" w:hanging="283"/>
            <w:jc w:val="both"/>
            <w:rPr>
              <w:ins w:author="Autor desconhecido" w:id="27" w:date="2023-07-14T09:13:39Z"/>
              <w:rFonts w:ascii="Arial" w:cs="Arial" w:eastAsia="Arial" w:hAnsi="Arial"/>
              <w:b w:val="0"/>
              <w:i w:val="0"/>
              <w:smallCaps w:val="0"/>
              <w:strike w:val="0"/>
              <w:color w:val="000000"/>
              <w:sz w:val="24"/>
              <w:szCs w:val="24"/>
              <w:u w:val="none"/>
              <w:shd w:fill="auto" w:val="clear"/>
              <w:vertAlign w:val="baseline"/>
            </w:rPr>
          </w:pPr>
          <w:sdt>
            <w:sdtPr>
              <w:tag w:val="goog_rdk_89"/>
            </w:sdtPr>
            <w:sdtContent>
              <w:ins w:author="Autor desconhecido" w:id="27" w:date="2023-07-14T09:13:39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Partes Interessadas: Identificação das principais partes interessadas no projeto, ou seja, os envolvidos direta ou indiretamente, que serão afetados pelo projeto ou terão interesse nele. Isso abrange clientes, usuários finais, equipe do projeto e outras partes interessadas relevantes.</w:t>
                </w:r>
              </w:ins>
            </w:sdtContent>
          </w:sdt>
        </w:p>
      </w:sdtContent>
    </w:sdt>
    <w:sdt>
      <w:sdtPr>
        <w:tag w:val="goog_rdk_92"/>
      </w:sdtPr>
      <w:sdtContent>
        <w:p w:rsidR="00000000" w:rsidDel="00000000" w:rsidP="00000000" w:rsidRDefault="00000000" w:rsidRPr="00000000" w14:paraId="000000B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7" w:right="0" w:hanging="283"/>
            <w:jc w:val="both"/>
            <w:rPr>
              <w:ins w:author="Autor desconhecido" w:id="27" w:date="2023-07-14T09:13:39Z"/>
              <w:rFonts w:ascii="Arial" w:cs="Arial" w:eastAsia="Arial" w:hAnsi="Arial"/>
              <w:b w:val="0"/>
              <w:i w:val="0"/>
              <w:smallCaps w:val="0"/>
              <w:strike w:val="0"/>
              <w:color w:val="000000"/>
              <w:sz w:val="24"/>
              <w:szCs w:val="24"/>
              <w:u w:val="none"/>
              <w:shd w:fill="auto" w:val="clear"/>
              <w:vertAlign w:val="baseline"/>
            </w:rPr>
          </w:pPr>
          <w:sdt>
            <w:sdtPr>
              <w:tag w:val="goog_rdk_91"/>
            </w:sdtPr>
            <w:sdtContent>
              <w:ins w:author="Autor desconhecido" w:id="27" w:date="2023-07-14T09:13:39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Cronogramas e Marcos: Estabelecimento dos principais marcos do projeto e estimativa de prazos para cada fase ou etapa importante. Essa definição permite a criação de uma linha do tempo geral, facilitando o acompanhamento do progresso e a avaliação do cumprimento das metas estabelecidas.</w:t>
                </w:r>
              </w:ins>
            </w:sdtContent>
          </w:sdt>
        </w:p>
      </w:sdtContent>
    </w:sdt>
    <w:sdt>
      <w:sdtPr>
        <w:tag w:val="goog_rdk_94"/>
      </w:sdtPr>
      <w:sdtContent>
        <w:p w:rsidR="00000000" w:rsidDel="00000000" w:rsidP="00000000" w:rsidRDefault="00000000" w:rsidRPr="00000000" w14:paraId="000000B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7" w:right="0" w:hanging="283"/>
            <w:jc w:val="both"/>
            <w:rPr>
              <w:ins w:author="Autor desconhecido" w:id="27" w:date="2023-07-14T09:13:39Z"/>
              <w:rFonts w:ascii="Arial" w:cs="Arial" w:eastAsia="Arial" w:hAnsi="Arial"/>
              <w:b w:val="0"/>
              <w:i w:val="0"/>
              <w:smallCaps w:val="0"/>
              <w:strike w:val="0"/>
              <w:color w:val="000000"/>
              <w:sz w:val="24"/>
              <w:szCs w:val="24"/>
              <w:u w:val="none"/>
              <w:shd w:fill="auto" w:val="clear"/>
              <w:vertAlign w:val="baseline"/>
            </w:rPr>
          </w:pPr>
          <w:sdt>
            <w:sdtPr>
              <w:tag w:val="goog_rdk_93"/>
            </w:sdtPr>
            <w:sdtContent>
              <w:ins w:author="Autor desconhecido" w:id="27" w:date="2023-07-14T09:13:39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Aprovação: Identificação das partes responsáveis pela aprovação do projeto, garantindo que todas as partes interessadas relevantes tenham a oportunidade de revisar e aprovar o TAP antes do início efetivo do projeto.</w:t>
                </w:r>
              </w:ins>
            </w:sdtContent>
          </w:sdt>
        </w:p>
      </w:sdtContent>
    </w:sdt>
    <w:sdt>
      <w:sdtPr>
        <w:tag w:val="goog_rdk_96"/>
      </w:sdtPr>
      <w:sdtContent>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360" w:lineRule="auto"/>
            <w:ind w:left="0" w:right="0" w:firstLine="709"/>
            <w:jc w:val="both"/>
            <w:rPr>
              <w:ins w:author="Autor desconhecido" w:id="27" w:date="2023-07-14T09:13:39Z"/>
              <w:rFonts w:ascii="Arial" w:cs="Arial" w:eastAsia="Arial" w:hAnsi="Arial"/>
              <w:b w:val="0"/>
              <w:i w:val="0"/>
              <w:smallCaps w:val="0"/>
              <w:strike w:val="0"/>
              <w:color w:val="000000"/>
              <w:sz w:val="24"/>
              <w:szCs w:val="24"/>
              <w:u w:val="none"/>
              <w:shd w:fill="auto" w:val="clear"/>
              <w:vertAlign w:val="baseline"/>
            </w:rPr>
          </w:pPr>
          <w:sdt>
            <w:sdtPr>
              <w:tag w:val="goog_rdk_95"/>
            </w:sdtPr>
            <w:sdtContent>
              <w:ins w:author="Autor desconhecido" w:id="27" w:date="2023-07-14T09:13:39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TAP, uma vez revisado e aprovado pelas partes interessadas, se torna uma referência crucial ao longo da execução do projeto. Ele proporciona direção, clareza e foco, garantindo que todas as atividades e entregas estejam alinhadas com os objetivos e as expectativas definidos inicialmente.</w:t>
                </w:r>
              </w:ins>
            </w:sdtContent>
          </w:sdt>
        </w:p>
      </w:sdtContent>
    </w:sdt>
    <w:sdt>
      <w:sdtPr>
        <w:tag w:val="goog_rdk_98"/>
      </w:sdtPr>
      <w:sdtContent>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360" w:lineRule="auto"/>
            <w:ind w:left="0" w:right="0" w:firstLine="709"/>
            <w:jc w:val="both"/>
            <w:rPr>
              <w:ins w:author="Autor desconhecido" w:id="27" w:date="2023-07-14T09:13:39Z"/>
              <w:rFonts w:ascii="Arial" w:cs="Arial" w:eastAsia="Arial" w:hAnsi="Arial"/>
              <w:b w:val="0"/>
              <w:i w:val="0"/>
              <w:smallCaps w:val="0"/>
              <w:strike w:val="0"/>
              <w:color w:val="000000"/>
              <w:sz w:val="24"/>
              <w:szCs w:val="24"/>
              <w:u w:val="none"/>
              <w:shd w:fill="auto" w:val="clear"/>
              <w:vertAlign w:val="baseline"/>
            </w:rPr>
          </w:pPr>
          <w:sdt>
            <w:sdtPr>
              <w:tag w:val="goog_rdk_97"/>
            </w:sdtPr>
            <w:sdtContent>
              <w:ins w:author="Autor desconhecido" w:id="27" w:date="2023-07-14T09:13:39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Portanto, a documentação do projeto, incluindo o Termo de Abertura do Projeto, desempenha um papel fundamental na garantia de uma gestão eficiente e bem-sucedida do projeto, ao fornecer uma base sólida para a comunicação, o controle e o acompanhamento do seu desenvolvimento.</w:t>
                </w:r>
              </w:ins>
            </w:sdtContent>
          </w:sdt>
        </w:p>
      </w:sdtContent>
    </w:sdt>
    <w:sdt>
      <w:sdtPr>
        <w:tag w:val="goog_rdk_101"/>
      </w:sdtPr>
      <w:sdtContent>
        <w:p w:rsidR="00000000" w:rsidDel="00000000" w:rsidP="00000000" w:rsidRDefault="00000000" w:rsidRPr="00000000" w14:paraId="000000B4">
          <w:pPr>
            <w:spacing w:line="360" w:lineRule="auto"/>
            <w:rPr>
              <w:del w:author="Autor desconhecido" w:id="27" w:date="2023-07-14T09:13:39Z"/>
              <w:b w:val="1"/>
            </w:rPr>
          </w:pPr>
          <w:sdt>
            <w:sdtPr>
              <w:tag w:val="goog_rdk_100"/>
            </w:sdtPr>
            <w:sdtContent>
              <w:del w:author="Autor desconhecido" w:id="27" w:date="2023-07-14T09:13:39Z">
                <w:r w:rsidDel="00000000" w:rsidR="00000000" w:rsidRPr="00000000">
                  <w:rPr>
                    <w:rtl w:val="0"/>
                  </w:rPr>
                </w:r>
              </w:del>
            </w:sdtContent>
          </w:sdt>
        </w:p>
      </w:sdtContent>
    </w:sdt>
    <w:sdt>
      <w:sdtPr>
        <w:tag w:val="goog_rdk_104"/>
      </w:sdtPr>
      <w:sdtContent>
        <w:p w:rsidR="00000000" w:rsidDel="00000000" w:rsidP="00000000" w:rsidRDefault="00000000" w:rsidRPr="00000000" w14:paraId="000000B5">
          <w:pPr>
            <w:spacing w:line="360" w:lineRule="auto"/>
            <w:rPr>
              <w:ins w:author="Autor desconhecido" w:id="28" w:date="2023-07-28T10:06:37Z"/>
              <w:b w:val="1"/>
            </w:rPr>
          </w:pPr>
          <w:sdt>
            <w:sdtPr>
              <w:tag w:val="goog_rdk_103"/>
            </w:sdtPr>
            <w:sdtContent>
              <w:ins w:author="Autor desconhecido" w:id="28" w:date="2023-07-28T10:06:37Z">
                <w:r w:rsidDel="00000000" w:rsidR="00000000" w:rsidRPr="00000000">
                  <w:rPr>
                    <w:rtl w:val="0"/>
                  </w:rPr>
                </w:r>
              </w:ins>
            </w:sdtContent>
          </w:sdt>
        </w:p>
      </w:sdtContent>
    </w:sdt>
    <w:sdt>
      <w:sdtPr>
        <w:tag w:val="goog_rdk_106"/>
      </w:sdtPr>
      <w:sdtContent>
        <w:p w:rsidR="00000000" w:rsidDel="00000000" w:rsidP="00000000" w:rsidRDefault="00000000" w:rsidRPr="00000000" w14:paraId="000000B6">
          <w:pPr>
            <w:spacing w:line="360" w:lineRule="auto"/>
            <w:rPr>
              <w:ins w:author="Autor desconhecido" w:id="28" w:date="2023-07-28T10:06:37Z"/>
              <w:b w:val="1"/>
            </w:rPr>
          </w:pPr>
          <w:sdt>
            <w:sdtPr>
              <w:tag w:val="goog_rdk_105"/>
            </w:sdtPr>
            <w:sdtContent>
              <w:ins w:author="Autor desconhecido" w:id="28" w:date="2023-07-28T10:06:37Z">
                <w:r w:rsidDel="00000000" w:rsidR="00000000" w:rsidRPr="00000000">
                  <w:rPr>
                    <w:rtl w:val="0"/>
                  </w:rPr>
                </w:r>
              </w:ins>
            </w:sdtContent>
          </w:sdt>
        </w:p>
      </w:sdtContent>
    </w:sdt>
    <w:p w:rsidR="00000000" w:rsidDel="00000000" w:rsidP="00000000" w:rsidRDefault="00000000" w:rsidRPr="00000000" w14:paraId="000000B7">
      <w:pPr>
        <w:spacing w:line="360" w:lineRule="auto"/>
        <w:rPr>
          <w:b w:val="1"/>
        </w:rPr>
      </w:pPr>
      <w:r w:rsidDel="00000000" w:rsidR="00000000" w:rsidRPr="00000000">
        <w:rPr>
          <w:rtl w:val="0"/>
        </w:rPr>
      </w:r>
    </w:p>
    <w:p w:rsidR="00000000" w:rsidDel="00000000" w:rsidP="00000000" w:rsidRDefault="00000000" w:rsidRPr="00000000" w14:paraId="000000B8">
      <w:pPr>
        <w:pStyle w:val="Heading2"/>
        <w:tabs>
          <w:tab w:val="left" w:leader="none" w:pos="0"/>
        </w:tabs>
        <w:spacing w:after="0" w:before="0" w:lineRule="auto"/>
        <w:ind w:left="578" w:right="0" w:hanging="578"/>
        <w:rPr/>
      </w:pPr>
      <w:bookmarkStart w:colFirst="0" w:colLast="0" w:name="_heading=h.1t3h5sf" w:id="7"/>
      <w:bookmarkEnd w:id="7"/>
      <w:r w:rsidDel="00000000" w:rsidR="00000000" w:rsidRPr="00000000">
        <w:rPr>
          <w:rtl w:val="0"/>
        </w:rPr>
        <w:t xml:space="preserve">5.1 Requisitos </w:t>
      </w:r>
    </w:p>
    <w:p w:rsidR="00000000" w:rsidDel="00000000" w:rsidP="00000000" w:rsidRDefault="00000000" w:rsidRPr="00000000" w14:paraId="000000B9">
      <w:pPr>
        <w:tabs>
          <w:tab w:val="left" w:leader="none" w:pos="0"/>
        </w:tabs>
        <w:spacing w:line="360" w:lineRule="auto"/>
        <w:ind w:left="0" w:right="0" w:firstLine="0"/>
        <w:rPr/>
      </w:pPr>
      <w:r w:rsidDel="00000000" w:rsidR="00000000" w:rsidRPr="00000000">
        <w:rPr>
          <w:rtl w:val="0"/>
        </w:rPr>
        <w:tab/>
      </w:r>
      <w:sdt>
        <w:sdtPr>
          <w:tag w:val="goog_rdk_107"/>
        </w:sdtPr>
        <w:sdtContent>
          <w:ins w:author="Autor desconhecido" w:id="29" w:date="2023-05-21T09:50:33Z">
            <w:r w:rsidDel="00000000" w:rsidR="00000000" w:rsidRPr="00000000">
              <w:rPr>
                <w:sz w:val="24"/>
                <w:szCs w:val="24"/>
                <w:rtl w:val="0"/>
              </w:rPr>
              <w:t xml:space="preserve">Os requisitos funcionais são todas as funções ou necessidades que o software devera atender para ajudar os usuários desde o preenchimento de um formulário para cadastrar as informações do mesmo ate a criação do carrinho de compras para que o usuário possa efetuar a compra, então os requisitos funcionais e toda e qualquer ação aonde a uma interação entre o usuário e o software.</w:t>
            </w:r>
          </w:ins>
        </w:sdtContent>
      </w:sdt>
      <w:r w:rsidDel="00000000" w:rsidR="00000000" w:rsidRPr="00000000">
        <w:rPr>
          <w:rtl w:val="0"/>
        </w:rPr>
      </w:r>
    </w:p>
    <w:sdt>
      <w:sdtPr>
        <w:tag w:val="goog_rdk_111"/>
      </w:sdtPr>
      <w:sdtContent>
        <w:p w:rsidR="00000000" w:rsidDel="00000000" w:rsidP="00000000" w:rsidRDefault="00000000" w:rsidRPr="00000000" w14:paraId="000000BA">
          <w:pPr>
            <w:tabs>
              <w:tab w:val="left" w:leader="none" w:pos="0"/>
            </w:tabs>
            <w:spacing w:line="360" w:lineRule="auto"/>
            <w:ind w:left="0" w:right="0" w:firstLine="0"/>
            <w:rPr>
              <w:del w:author="Autor desconhecido" w:id="30" w:date="2023-05-21T09:50:33Z"/>
              <w:sz w:val="24"/>
              <w:szCs w:val="24"/>
            </w:rPr>
          </w:pPr>
          <w:sdt>
            <w:sdtPr>
              <w:tag w:val="goog_rdk_109"/>
            </w:sdtPr>
            <w:sdtContent>
              <w:ins w:author="Autor desconhecido" w:id="30" w:date="2023-05-21T09:50:33Z">
                <w:r w:rsidDel="00000000" w:rsidR="00000000" w:rsidRPr="00000000">
                  <w:rPr>
                    <w:sz w:val="24"/>
                    <w:szCs w:val="24"/>
                    <w:rtl w:val="0"/>
                  </w:rPr>
                  <w:t xml:space="preserve">          Agora os requisitos não funcionais fara funcionar na prática todas as ideias que foram criadas dentro dos requisitos funcionais, desde escolher o hardware, sistema operacional, banco de dados, o processamento necessário a ser utilizado. Além disso os não funcionais podem ser divididos em outra categoria, desde requisitos de produtos, eficiência, entrega e ate ética.</w:t>
                </w:r>
              </w:ins>
            </w:sdtContent>
          </w:sdt>
          <w:sdt>
            <w:sdtPr>
              <w:tag w:val="goog_rdk_110"/>
            </w:sdtPr>
            <w:sdtContent>
              <w:del w:author="Autor desconhecido" w:id="30" w:date="2023-05-21T09:50:33Z">
                <w:r w:rsidDel="00000000" w:rsidR="00000000" w:rsidRPr="00000000">
                  <w:rPr>
                    <w:rtl w:val="0"/>
                  </w:rPr>
                </w:r>
              </w:del>
            </w:sdtContent>
          </w:sdt>
        </w:p>
      </w:sdtContent>
    </w:sdt>
    <w:p w:rsidR="00000000" w:rsidDel="00000000" w:rsidP="00000000" w:rsidRDefault="00000000" w:rsidRPr="00000000" w14:paraId="000000BB">
      <w:pPr>
        <w:tabs>
          <w:tab w:val="left" w:leader="none" w:pos="0"/>
        </w:tabs>
        <w:spacing w:line="360" w:lineRule="auto"/>
        <w:ind w:left="0" w:right="0" w:firstLine="0"/>
        <w:rPr>
          <w:sz w:val="24"/>
          <w:szCs w:val="24"/>
        </w:rPr>
      </w:pPr>
      <w:r w:rsidDel="00000000" w:rsidR="00000000" w:rsidRPr="00000000">
        <w:rPr>
          <w:rtl w:val="0"/>
        </w:rPr>
      </w:r>
    </w:p>
    <w:p w:rsidR="00000000" w:rsidDel="00000000" w:rsidP="00000000" w:rsidRDefault="00000000" w:rsidRPr="00000000" w14:paraId="000000BC">
      <w:pPr>
        <w:pStyle w:val="Heading2"/>
        <w:tabs>
          <w:tab w:val="left" w:leader="none" w:pos="0"/>
        </w:tabs>
        <w:spacing w:after="0" w:before="0" w:lineRule="auto"/>
        <w:ind w:left="578" w:right="0" w:hanging="578"/>
        <w:rPr/>
      </w:pPr>
      <w:bookmarkStart w:colFirst="0" w:colLast="0" w:name="_heading=h.4d34og8" w:id="8"/>
      <w:bookmarkEnd w:id="8"/>
      <w:r w:rsidDel="00000000" w:rsidR="00000000" w:rsidRPr="00000000">
        <w:rPr>
          <w:rtl w:val="0"/>
        </w:rPr>
        <w:t xml:space="preserve">5.1.1 Requisitos funcionais</w:t>
      </w:r>
    </w:p>
    <w:p w:rsidR="00000000" w:rsidDel="00000000" w:rsidP="00000000" w:rsidRDefault="00000000" w:rsidRPr="00000000" w14:paraId="000000BD">
      <w:pPr>
        <w:pStyle w:val="Heading2"/>
        <w:tabs>
          <w:tab w:val="left" w:leader="none" w:pos="0"/>
          <w:tab w:val="left" w:leader="none" w:pos="0"/>
        </w:tabs>
        <w:spacing w:line="360" w:lineRule="auto"/>
        <w:ind w:left="0" w:right="0" w:firstLine="0"/>
        <w:rPr/>
      </w:pPr>
      <w:sdt>
        <w:sdtPr>
          <w:tag w:val="goog_rdk_113"/>
        </w:sdtPr>
        <w:sdtContent>
          <w:del w:author="Autor desconhecido" w:id="31" w:date="2023-05-21T09:50:32Z">
            <w:r w:rsidDel="00000000" w:rsidR="00000000" w:rsidRPr="00000000">
              <w:rPr>
                <w:rtl w:val="0"/>
              </w:rPr>
              <w:tab/>
            </w:r>
          </w:del>
        </w:sdtContent>
      </w:sdt>
      <w:sdt>
        <w:sdtPr>
          <w:tag w:val="goog_rdk_114"/>
        </w:sdtPr>
        <w:sdtContent>
          <w:ins w:author="Autor desconhecido" w:id="31" w:date="2023-05-21T09:50:32Z">
            <w:r w:rsidDel="00000000" w:rsidR="00000000" w:rsidRPr="00000000">
              <w:rPr>
                <w:rtl w:val="0"/>
              </w:rPr>
              <w:t xml:space="preserve">Os requisitos funcionas </w:t>
            </w:r>
            <w:r w:rsidDel="00000000" w:rsidR="00000000" w:rsidRPr="00000000">
              <w:rPr>
                <w:b w:val="1"/>
                <w:sz w:val="24"/>
                <w:szCs w:val="24"/>
                <w:rtl w:val="0"/>
              </w:rPr>
              <w:t xml:space="preserve">são</w:t>
            </w:r>
            <w:r w:rsidDel="00000000" w:rsidR="00000000" w:rsidRPr="00000000">
              <w:rPr>
                <w:rtl w:val="0"/>
              </w:rPr>
              <w:t xml:space="preserve"> aqueles que vão fazer uma interação entre o usuário e o software dentre eles estão, página de Login, página de cadastro, carrinho de compras, página de ajuda ao usuário, a navegação dentro do software e a consulta do pedido.</w:t>
            </w:r>
          </w:ins>
        </w:sdtContent>
      </w:sdt>
      <w:r w:rsidDel="00000000" w:rsidR="00000000" w:rsidRPr="00000000">
        <w:rPr>
          <w:rtl w:val="0"/>
        </w:rPr>
      </w:r>
    </w:p>
    <w:p w:rsidR="00000000" w:rsidDel="00000000" w:rsidP="00000000" w:rsidRDefault="00000000" w:rsidRPr="00000000" w14:paraId="000000BE">
      <w:pPr>
        <w:tabs>
          <w:tab w:val="left" w:leader="none" w:pos="0"/>
        </w:tabs>
        <w:spacing w:line="360" w:lineRule="auto"/>
        <w:ind w:left="0" w:right="0"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5760085" cy="1832610"/>
            <wp:effectExtent b="0" l="0" r="0" t="0"/>
            <wp:wrapSquare wrapText="bothSides" distB="0" distT="0" distL="0" distR="0"/>
            <wp:docPr id="20"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60085" cy="1832610"/>
                    </a:xfrm>
                    <a:prstGeom prst="rect"/>
                    <a:ln/>
                  </pic:spPr>
                </pic:pic>
              </a:graphicData>
            </a:graphic>
          </wp:anchor>
        </w:drawing>
      </w:r>
    </w:p>
    <w:p w:rsidR="00000000" w:rsidDel="00000000" w:rsidP="00000000" w:rsidRDefault="00000000" w:rsidRPr="00000000" w14:paraId="000000BF">
      <w:pPr>
        <w:tabs>
          <w:tab w:val="left" w:leader="none" w:pos="0"/>
        </w:tabs>
        <w:spacing w:line="360" w:lineRule="auto"/>
        <w:ind w:left="0" w:right="0" w:firstLine="0"/>
        <w:rPr/>
      </w:pPr>
      <w:r w:rsidDel="00000000" w:rsidR="00000000" w:rsidRPr="00000000">
        <w:rPr>
          <w:rtl w:val="0"/>
        </w:rPr>
      </w:r>
    </w:p>
    <w:p w:rsidR="00000000" w:rsidDel="00000000" w:rsidP="00000000" w:rsidRDefault="00000000" w:rsidRPr="00000000" w14:paraId="000000C0">
      <w:pPr>
        <w:tabs>
          <w:tab w:val="left" w:leader="none" w:pos="0"/>
        </w:tabs>
        <w:spacing w:line="360" w:lineRule="auto"/>
        <w:ind w:left="0" w:right="0" w:firstLine="0"/>
        <w:rPr/>
      </w:pPr>
      <w:r w:rsidDel="00000000" w:rsidR="00000000" w:rsidRPr="00000000">
        <w:rPr>
          <w:rtl w:val="0"/>
        </w:rPr>
      </w:r>
    </w:p>
    <w:p w:rsidR="00000000" w:rsidDel="00000000" w:rsidP="00000000" w:rsidRDefault="00000000" w:rsidRPr="00000000" w14:paraId="000000C1">
      <w:pPr>
        <w:tabs>
          <w:tab w:val="left" w:leader="none" w:pos="0"/>
        </w:tabs>
        <w:spacing w:line="360" w:lineRule="auto"/>
        <w:ind w:left="0" w:right="0" w:firstLine="0"/>
        <w:rPr/>
      </w:pPr>
      <w:r w:rsidDel="00000000" w:rsidR="00000000" w:rsidRPr="00000000">
        <w:rPr>
          <w:rtl w:val="0"/>
        </w:rPr>
      </w:r>
    </w:p>
    <w:p w:rsidR="00000000" w:rsidDel="00000000" w:rsidP="00000000" w:rsidRDefault="00000000" w:rsidRPr="00000000" w14:paraId="000000C2">
      <w:pPr>
        <w:tabs>
          <w:tab w:val="left" w:leader="none" w:pos="0"/>
        </w:tabs>
        <w:spacing w:line="360" w:lineRule="auto"/>
        <w:ind w:left="0" w:right="0" w:firstLine="0"/>
        <w:rPr/>
      </w:pPr>
      <w:r w:rsidDel="00000000" w:rsidR="00000000" w:rsidRPr="00000000">
        <w:rPr>
          <w:rtl w:val="0"/>
        </w:rPr>
      </w:r>
    </w:p>
    <w:p w:rsidR="00000000" w:rsidDel="00000000" w:rsidP="00000000" w:rsidRDefault="00000000" w:rsidRPr="00000000" w14:paraId="000000C3">
      <w:pPr>
        <w:tabs>
          <w:tab w:val="left" w:leader="none" w:pos="0"/>
        </w:tabs>
        <w:spacing w:line="360" w:lineRule="auto"/>
        <w:ind w:left="0" w:right="0" w:firstLine="0"/>
        <w:rPr/>
      </w:pPr>
      <w:r w:rsidDel="00000000" w:rsidR="00000000" w:rsidRPr="00000000">
        <w:rPr>
          <w:rtl w:val="0"/>
        </w:rPr>
      </w:r>
    </w:p>
    <w:p w:rsidR="00000000" w:rsidDel="00000000" w:rsidP="00000000" w:rsidRDefault="00000000" w:rsidRPr="00000000" w14:paraId="000000C4">
      <w:pPr>
        <w:tabs>
          <w:tab w:val="left" w:leader="none" w:pos="0"/>
        </w:tabs>
        <w:spacing w:line="360" w:lineRule="auto"/>
        <w:ind w:left="0" w:right="0" w:firstLine="0"/>
        <w:rPr/>
      </w:pPr>
      <w:r w:rsidDel="00000000" w:rsidR="00000000" w:rsidRPr="00000000">
        <w:rPr>
          <w:rtl w:val="0"/>
        </w:rPr>
      </w:r>
    </w:p>
    <w:p w:rsidR="00000000" w:rsidDel="00000000" w:rsidP="00000000" w:rsidRDefault="00000000" w:rsidRPr="00000000" w14:paraId="000000C5">
      <w:pPr>
        <w:tabs>
          <w:tab w:val="left" w:leader="none" w:pos="0"/>
        </w:tabs>
        <w:spacing w:line="360" w:lineRule="auto"/>
        <w:ind w:left="0" w:right="0" w:firstLine="0"/>
        <w:rPr/>
      </w:pPr>
      <w:r w:rsidDel="00000000" w:rsidR="00000000" w:rsidRPr="00000000">
        <w:rPr>
          <w:rtl w:val="0"/>
        </w:rPr>
      </w:r>
    </w:p>
    <w:p w:rsidR="00000000" w:rsidDel="00000000" w:rsidP="00000000" w:rsidRDefault="00000000" w:rsidRPr="00000000" w14:paraId="000000C6">
      <w:pPr>
        <w:tabs>
          <w:tab w:val="left" w:leader="none" w:pos="0"/>
        </w:tabs>
        <w:spacing w:line="360" w:lineRule="auto"/>
        <w:ind w:left="0" w:right="0" w:firstLine="0"/>
        <w:rPr/>
      </w:pPr>
      <w:r w:rsidDel="00000000" w:rsidR="00000000" w:rsidRPr="00000000">
        <w:rPr>
          <w:rtl w:val="0"/>
        </w:rPr>
      </w:r>
    </w:p>
    <w:p w:rsidR="00000000" w:rsidDel="00000000" w:rsidP="00000000" w:rsidRDefault="00000000" w:rsidRPr="00000000" w14:paraId="000000C7">
      <w:pPr>
        <w:pStyle w:val="Heading3"/>
        <w:tabs>
          <w:tab w:val="left" w:leader="none" w:pos="709"/>
        </w:tabs>
        <w:spacing w:after="0" w:before="0" w:line="360" w:lineRule="auto"/>
        <w:ind w:left="720" w:right="0" w:hanging="720"/>
        <w:rPr/>
      </w:pPr>
      <w:bookmarkStart w:colFirst="0" w:colLast="0" w:name="_heading=h.2s8eyo1" w:id="9"/>
      <w:bookmarkEnd w:id="9"/>
      <w:r w:rsidDel="00000000" w:rsidR="00000000" w:rsidRPr="00000000">
        <w:rPr>
          <w:b w:val="1"/>
          <w:rtl w:val="0"/>
        </w:rPr>
        <w:t xml:space="preserve">5.1.2 Requisitos não funcionais</w:t>
      </w:r>
      <w:r w:rsidDel="00000000" w:rsidR="00000000" w:rsidRPr="00000000">
        <w:rPr>
          <w:rtl w:val="0"/>
        </w:rPr>
      </w:r>
    </w:p>
    <w:p w:rsidR="00000000" w:rsidDel="00000000" w:rsidP="00000000" w:rsidRDefault="00000000" w:rsidRPr="00000000" w14:paraId="000000C8">
      <w:pPr>
        <w:pStyle w:val="Heading3"/>
        <w:tabs>
          <w:tab w:val="left" w:leader="none" w:pos="709"/>
        </w:tabs>
        <w:spacing w:after="0" w:before="0" w:line="360" w:lineRule="auto"/>
        <w:ind w:left="720" w:right="0" w:hanging="720"/>
        <w:rPr/>
      </w:pPr>
      <w:sdt>
        <w:sdtPr>
          <w:tag w:val="goog_rdk_116"/>
        </w:sdtPr>
        <w:sdtContent>
          <w:ins w:author="Autor desconhecido" w:id="32" w:date="2023-06-27T07:45:00Z">
            <w:r w:rsidDel="00000000" w:rsidR="00000000" w:rsidRPr="00000000">
              <w:rPr>
                <w:b w:val="1"/>
                <w:rtl w:val="0"/>
              </w:rPr>
              <w:t xml:space="preserve">    </w:t>
            </w:r>
            <w:r w:rsidDel="00000000" w:rsidR="00000000" w:rsidRPr="00000000">
              <w:rPr>
                <w:b w:val="0"/>
                <w:rtl w:val="0"/>
              </w:rPr>
              <w:t xml:space="preserve">Os requisitos </w:t>
            </w:r>
            <w:r w:rsidDel="00000000" w:rsidR="00000000" w:rsidRPr="00000000">
              <w:rPr>
                <w:b w:val="0"/>
                <w:color w:val="000000"/>
                <w:sz w:val="24"/>
                <w:szCs w:val="24"/>
                <w:rtl w:val="0"/>
              </w:rPr>
              <w:t xml:space="preserve">não</w:t>
            </w:r>
            <w:r w:rsidDel="00000000" w:rsidR="00000000" w:rsidRPr="00000000">
              <w:rPr>
                <w:b w:val="0"/>
                <w:rtl w:val="0"/>
              </w:rPr>
              <w:t xml:space="preserve"> funcionais </w:t>
            </w:r>
            <w:r w:rsidDel="00000000" w:rsidR="00000000" w:rsidRPr="00000000">
              <w:rPr>
                <w:b w:val="0"/>
                <w:color w:val="000000"/>
                <w:sz w:val="24"/>
                <w:szCs w:val="24"/>
                <w:rtl w:val="0"/>
              </w:rPr>
              <w:t xml:space="preserve">são</w:t>
            </w:r>
            <w:r w:rsidDel="00000000" w:rsidR="00000000" w:rsidRPr="00000000">
              <w:rPr>
                <w:b w:val="0"/>
                <w:rtl w:val="0"/>
              </w:rPr>
              <w:t xml:space="preserve"> “restrições”  impostas a um sistema para </w:t>
            </w:r>
          </w:ins>
        </w:sdtContent>
      </w:sdt>
      <w:r w:rsidDel="00000000" w:rsidR="00000000" w:rsidRPr="00000000">
        <w:rPr>
          <w:rtl w:val="0"/>
        </w:rPr>
      </w:r>
    </w:p>
    <w:p w:rsidR="00000000" w:rsidDel="00000000" w:rsidP="00000000" w:rsidRDefault="00000000" w:rsidRPr="00000000" w14:paraId="000000C9">
      <w:pPr>
        <w:pStyle w:val="Heading3"/>
        <w:tabs>
          <w:tab w:val="left" w:leader="none" w:pos="709"/>
        </w:tabs>
        <w:spacing w:after="0" w:before="0" w:line="360" w:lineRule="auto"/>
        <w:ind w:left="720" w:right="0" w:hanging="720"/>
        <w:rPr>
          <w:b w:val="0"/>
        </w:rPr>
      </w:pPr>
      <w:sdt>
        <w:sdtPr>
          <w:tag w:val="goog_rdk_118"/>
        </w:sdtPr>
        <w:sdtContent>
          <w:ins w:author="Autor desconhecido" w:id="33" w:date="2023-06-27T07:47:50Z">
            <w:r w:rsidDel="00000000" w:rsidR="00000000" w:rsidRPr="00000000">
              <w:rPr>
                <w:b w:val="0"/>
                <w:rtl w:val="0"/>
              </w:rPr>
              <w:t xml:space="preserve">garantir o seu melhor funcionamento, e uso para o cliente o tornando,algo </w:t>
            </w:r>
          </w:ins>
        </w:sdtContent>
      </w:sdt>
      <w:r w:rsidDel="00000000" w:rsidR="00000000" w:rsidRPr="00000000">
        <w:rPr>
          <w:rtl w:val="0"/>
        </w:rPr>
      </w:r>
    </w:p>
    <w:p w:rsidR="00000000" w:rsidDel="00000000" w:rsidP="00000000" w:rsidRDefault="00000000" w:rsidRPr="00000000" w14:paraId="000000CA">
      <w:pPr>
        <w:pStyle w:val="Heading3"/>
        <w:tabs>
          <w:tab w:val="left" w:leader="none" w:pos="709"/>
        </w:tabs>
        <w:spacing w:after="0" w:before="0" w:line="360" w:lineRule="auto"/>
        <w:ind w:left="720" w:right="0" w:hanging="720"/>
        <w:rPr>
          <w:b w:val="0"/>
        </w:rPr>
      </w:pPr>
      <w:sdt>
        <w:sdtPr>
          <w:tag w:val="goog_rdk_120"/>
        </w:sdtPr>
        <w:sdtContent>
          <w:ins w:author="Autor desconhecido" w:id="34" w:date="2023-06-27T07:48:03Z">
            <w:r w:rsidDel="00000000" w:rsidR="00000000" w:rsidRPr="00000000">
              <w:rPr>
                <w:b w:val="0"/>
                <w:rtl w:val="0"/>
              </w:rPr>
              <w:t xml:space="preserve">Acessível, fácil e seguro.</w:t>
            </w:r>
          </w:ins>
        </w:sdtContent>
      </w:sdt>
      <w:r w:rsidDel="00000000" w:rsidR="00000000" w:rsidRPr="00000000">
        <w:rPr>
          <w:rtl w:val="0"/>
        </w:rPr>
        <w:t xml:space="preserve">Os requisitos não funcionais usados foram:</w:t>
      </w:r>
      <w:r w:rsidDel="00000000" w:rsidR="00000000" w:rsidRPr="00000000">
        <w:rPr>
          <w:rtl w:val="0"/>
        </w:rPr>
      </w:r>
    </w:p>
    <w:sdt>
      <w:sdtPr>
        <w:tag w:val="goog_rdk_123"/>
      </w:sdtPr>
      <w:sdtContent>
        <w:p w:rsidR="00000000" w:rsidDel="00000000" w:rsidP="00000000" w:rsidRDefault="00000000" w:rsidRPr="00000000" w14:paraId="000000CB">
          <w:pPr>
            <w:spacing w:after="0" w:before="0" w:line="360" w:lineRule="auto"/>
            <w:rPr>
              <w:del w:author="Autor desconhecido" w:id="35" w:date="2023-07-10T15:18:41Z"/>
              <w:b w:val="0"/>
            </w:rPr>
          </w:pPr>
          <w:sdt>
            <w:sdtPr>
              <w:tag w:val="goog_rdk_122"/>
            </w:sdtPr>
            <w:sdtContent>
              <w:del w:author="Autor desconhecido" w:id="35" w:date="2023-07-10T15:18:41Z">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5760085" cy="1065530"/>
                      <wp:effectExtent b="0" l="0" r="0" t="0"/>
                      <wp:wrapSquare wrapText="bothSides" distB="0" distT="0" distL="0" distR="0"/>
                      <wp:docPr id="14"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60085" cy="1065530"/>
                              </a:xfrm>
                              <a:prstGeom prst="rect"/>
                              <a:ln/>
                            </pic:spPr>
                          </pic:pic>
                        </a:graphicData>
                      </a:graphic>
                    </wp:anchor>
                  </w:drawing>
                </w:r>
              </w:del>
            </w:sdtContent>
          </w:sdt>
        </w:p>
      </w:sdtContent>
    </w:sdt>
    <w:sdt>
      <w:sdtPr>
        <w:tag w:val="goog_rdk_125"/>
      </w:sdtPr>
      <w:sdtContent>
        <w:p w:rsidR="00000000" w:rsidDel="00000000" w:rsidP="00000000" w:rsidRDefault="00000000" w:rsidRPr="00000000" w14:paraId="000000CC">
          <w:pPr>
            <w:spacing w:after="0" w:before="0" w:line="360" w:lineRule="auto"/>
            <w:ind w:left="0" w:right="0" w:firstLine="0"/>
            <w:rPr>
              <w:del w:author="Autor desconhecido" w:id="35" w:date="2023-07-10T15:18:41Z"/>
              <w:b w:val="0"/>
            </w:rPr>
          </w:pPr>
          <w:sdt>
            <w:sdtPr>
              <w:tag w:val="goog_rdk_124"/>
            </w:sdtPr>
            <w:sdtContent>
              <w:del w:author="Autor desconhecido" w:id="35" w:date="2023-07-10T15:18:41Z">
                <w:r w:rsidDel="00000000" w:rsidR="00000000" w:rsidRPr="00000000">
                  <w:rPr>
                    <w:rtl w:val="0"/>
                  </w:rPr>
                </w:r>
              </w:del>
            </w:sdtContent>
          </w:sdt>
        </w:p>
      </w:sdtContent>
    </w:sdt>
    <w:p w:rsidR="00000000" w:rsidDel="00000000" w:rsidP="00000000" w:rsidRDefault="00000000" w:rsidRPr="00000000" w14:paraId="000000CD">
      <w:pPr>
        <w:spacing w:after="0" w:before="0" w:line="360" w:lineRule="auto"/>
        <w:rPr/>
      </w:pPr>
      <w:r w:rsidDel="00000000" w:rsidR="00000000" w:rsidRPr="00000000">
        <w:rPr>
          <w:sz w:val="20"/>
          <w:szCs w:val="20"/>
          <w:rtl w:val="0"/>
        </w:rPr>
        <w:t xml:space="preserve">Fonte: O autor, 2022</w:t>
      </w:r>
      <w:r w:rsidDel="00000000" w:rsidR="00000000" w:rsidRPr="00000000">
        <w:rPr>
          <w:rtl w:val="0"/>
        </w:rPr>
      </w:r>
    </w:p>
    <w:p w:rsidR="00000000" w:rsidDel="00000000" w:rsidP="00000000" w:rsidRDefault="00000000" w:rsidRPr="00000000" w14:paraId="000000CE">
      <w:pPr>
        <w:numPr>
          <w:ilvl w:val="1"/>
          <w:numId w:val="3"/>
        </w:numPr>
        <w:spacing w:after="0" w:before="0" w:lineRule="auto"/>
        <w:ind w:left="360" w:hanging="360"/>
        <w:rPr/>
      </w:pPr>
      <w:bookmarkStart w:colFirst="0" w:colLast="0" w:name="_heading=h.17dp8vu" w:id="10"/>
      <w:bookmarkEnd w:id="10"/>
      <w:r w:rsidDel="00000000" w:rsidR="00000000" w:rsidRPr="00000000">
        <w:rPr>
          <w:rtl w:val="0"/>
        </w:rPr>
        <w:t xml:space="preserve"> Diagrama de Contexto</w:t>
      </w:r>
    </w:p>
    <w:p w:rsidR="00000000" w:rsidDel="00000000" w:rsidP="00000000" w:rsidRDefault="00000000" w:rsidRPr="00000000" w14:paraId="000000CF">
      <w:pPr>
        <w:spacing w:line="360" w:lineRule="auto"/>
        <w:rPr/>
      </w:pPr>
      <w:sdt>
        <w:sdtPr>
          <w:tag w:val="goog_rdk_127"/>
        </w:sdtPr>
        <w:sdtContent>
          <w:ins w:author="Autor desconhecido" w:id="36" w:date="2023-07-15T10:16:12Z">
            <w:r w:rsidDel="00000000" w:rsidR="00000000" w:rsidRPr="00000000">
              <w:rPr>
                <w:rtl w:val="0"/>
              </w:rPr>
              <w:t xml:space="preserve">O diagrama de contexto fornece uma visão geral simplificada do sistema, mostrando como ele se relaciona com o mundo ao seu redor. Ele ajuda a identificar os limites do sistema, ou seja, o que está dentro e o que está fora do escopo do projeto. Além disso, o diagrama de contexto permite compreender as interações entre o sistema e os atores externos, bem como as trocas de informações que ocorrem. </w:t>
            </w:r>
          </w:ins>
        </w:sdtContent>
      </w:sdt>
      <w:r w:rsidDel="00000000" w:rsidR="00000000" w:rsidRPr="00000000">
        <w:rPr>
          <w:rtl w:val="0"/>
        </w:rPr>
      </w:r>
    </w:p>
    <w:p w:rsidR="00000000" w:rsidDel="00000000" w:rsidP="00000000" w:rsidRDefault="00000000" w:rsidRPr="00000000" w14:paraId="000000D0">
      <w:pPr>
        <w:spacing w:line="36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1169987</wp:posOffset>
            </wp:positionH>
            <wp:positionV relativeFrom="paragraph">
              <wp:posOffset>635</wp:posOffset>
            </wp:positionV>
            <wp:extent cx="3420110" cy="2710815"/>
            <wp:effectExtent b="0" l="0" r="0" t="0"/>
            <wp:wrapSquare wrapText="bothSides" distB="0" distT="0" distL="0" distR="0"/>
            <wp:docPr id="1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420110" cy="2710815"/>
                    </a:xfrm>
                    <a:prstGeom prst="rect"/>
                    <a:ln/>
                  </pic:spPr>
                </pic:pic>
              </a:graphicData>
            </a:graphic>
          </wp:anchor>
        </w:drawing>
      </w:r>
    </w:p>
    <w:sdt>
      <w:sdtPr>
        <w:tag w:val="goog_rdk_130"/>
      </w:sdtPr>
      <w:sdtContent>
        <w:p w:rsidR="00000000" w:rsidDel="00000000" w:rsidP="00000000" w:rsidRDefault="00000000" w:rsidRPr="00000000" w14:paraId="000000D1">
          <w:pPr>
            <w:spacing w:line="360" w:lineRule="auto"/>
            <w:ind w:left="0" w:right="0" w:firstLine="141"/>
            <w:rPr>
              <w:ins w:author="Autor desconhecido" w:id="37" w:date="2023-07-24T09:57:46Z"/>
              <w:color w:val="000000"/>
            </w:rPr>
          </w:pPr>
          <w:sdt>
            <w:sdtPr>
              <w:tag w:val="goog_rdk_129"/>
            </w:sdtPr>
            <w:sdtContent>
              <w:ins w:author="Autor desconhecido" w:id="37" w:date="2023-07-24T09:57:46Z">
                <w:r w:rsidDel="00000000" w:rsidR="00000000" w:rsidRPr="00000000">
                  <w:rPr>
                    <w:rtl w:val="0"/>
                  </w:rPr>
                </w:r>
              </w:ins>
            </w:sdtContent>
          </w:sdt>
        </w:p>
      </w:sdtContent>
    </w:sdt>
    <w:sdt>
      <w:sdtPr>
        <w:tag w:val="goog_rdk_132"/>
      </w:sdtPr>
      <w:sdtContent>
        <w:p w:rsidR="00000000" w:rsidDel="00000000" w:rsidP="00000000" w:rsidRDefault="00000000" w:rsidRPr="00000000" w14:paraId="000000D2">
          <w:pPr>
            <w:spacing w:line="360" w:lineRule="auto"/>
            <w:ind w:left="0" w:right="0" w:firstLine="141"/>
            <w:rPr>
              <w:ins w:author="Autor desconhecido" w:id="37" w:date="2023-07-24T09:57:46Z"/>
              <w:color w:val="000000"/>
            </w:rPr>
          </w:pPr>
          <w:sdt>
            <w:sdtPr>
              <w:tag w:val="goog_rdk_131"/>
            </w:sdtPr>
            <w:sdtContent>
              <w:ins w:author="Autor desconhecido" w:id="37" w:date="2023-07-24T09:57:46Z">
                <w:r w:rsidDel="00000000" w:rsidR="00000000" w:rsidRPr="00000000">
                  <w:rPr>
                    <w:rtl w:val="0"/>
                  </w:rPr>
                </w:r>
              </w:ins>
            </w:sdtContent>
          </w:sdt>
        </w:p>
      </w:sdtContent>
    </w:sdt>
    <w:sdt>
      <w:sdtPr>
        <w:tag w:val="goog_rdk_134"/>
      </w:sdtPr>
      <w:sdtContent>
        <w:p w:rsidR="00000000" w:rsidDel="00000000" w:rsidP="00000000" w:rsidRDefault="00000000" w:rsidRPr="00000000" w14:paraId="000000D3">
          <w:pPr>
            <w:spacing w:line="360" w:lineRule="auto"/>
            <w:ind w:left="0" w:right="0" w:firstLine="0"/>
            <w:rPr>
              <w:ins w:author="Autor desconhecido" w:id="37" w:date="2023-07-24T09:57:46Z"/>
              <w:b w:val="1"/>
              <w:sz w:val="20"/>
              <w:szCs w:val="20"/>
            </w:rPr>
          </w:pPr>
          <w:sdt>
            <w:sdtPr>
              <w:tag w:val="goog_rdk_133"/>
            </w:sdtPr>
            <w:sdtContent>
              <w:ins w:author="Autor desconhecido" w:id="37" w:date="2023-07-24T09:57:46Z">
                <w:r w:rsidDel="00000000" w:rsidR="00000000" w:rsidRPr="00000000">
                  <w:rPr>
                    <w:rtl w:val="0"/>
                  </w:rPr>
                </w:r>
              </w:ins>
            </w:sdtContent>
          </w:sdt>
        </w:p>
      </w:sdtContent>
    </w:sdt>
    <w:sdt>
      <w:sdtPr>
        <w:tag w:val="goog_rdk_136"/>
      </w:sdtPr>
      <w:sdtContent>
        <w:p w:rsidR="00000000" w:rsidDel="00000000" w:rsidP="00000000" w:rsidRDefault="00000000" w:rsidRPr="00000000" w14:paraId="000000D4">
          <w:pPr>
            <w:spacing w:line="360" w:lineRule="auto"/>
            <w:ind w:left="0" w:right="0" w:firstLine="0"/>
            <w:rPr>
              <w:ins w:author="Autor desconhecido" w:id="37" w:date="2023-07-24T09:57:46Z"/>
              <w:b w:val="1"/>
              <w:sz w:val="20"/>
              <w:szCs w:val="20"/>
            </w:rPr>
          </w:pPr>
          <w:sdt>
            <w:sdtPr>
              <w:tag w:val="goog_rdk_135"/>
            </w:sdtPr>
            <w:sdtContent>
              <w:ins w:author="Autor desconhecido" w:id="37" w:date="2023-07-24T09:57:46Z">
                <w:r w:rsidDel="00000000" w:rsidR="00000000" w:rsidRPr="00000000">
                  <w:rPr>
                    <w:rtl w:val="0"/>
                  </w:rPr>
                </w:r>
              </w:ins>
            </w:sdtContent>
          </w:sdt>
        </w:p>
      </w:sdtContent>
    </w:sdt>
    <w:sdt>
      <w:sdtPr>
        <w:tag w:val="goog_rdk_138"/>
      </w:sdtPr>
      <w:sdtContent>
        <w:p w:rsidR="00000000" w:rsidDel="00000000" w:rsidP="00000000" w:rsidRDefault="00000000" w:rsidRPr="00000000" w14:paraId="000000D5">
          <w:pPr>
            <w:spacing w:line="360" w:lineRule="auto"/>
            <w:ind w:left="0" w:right="0" w:firstLine="0"/>
            <w:rPr>
              <w:ins w:author="Autor desconhecido" w:id="37" w:date="2023-07-24T09:57:46Z"/>
              <w:b w:val="1"/>
              <w:sz w:val="20"/>
              <w:szCs w:val="20"/>
            </w:rPr>
          </w:pPr>
          <w:sdt>
            <w:sdtPr>
              <w:tag w:val="goog_rdk_137"/>
            </w:sdtPr>
            <w:sdtContent>
              <w:ins w:author="Autor desconhecido" w:id="37" w:date="2023-07-24T09:57:46Z">
                <w:r w:rsidDel="00000000" w:rsidR="00000000" w:rsidRPr="00000000">
                  <w:rPr>
                    <w:rtl w:val="0"/>
                  </w:rPr>
                </w:r>
              </w:ins>
            </w:sdtContent>
          </w:sdt>
        </w:p>
      </w:sdtContent>
    </w:sdt>
    <w:sdt>
      <w:sdtPr>
        <w:tag w:val="goog_rdk_140"/>
      </w:sdtPr>
      <w:sdtContent>
        <w:p w:rsidR="00000000" w:rsidDel="00000000" w:rsidP="00000000" w:rsidRDefault="00000000" w:rsidRPr="00000000" w14:paraId="000000D6">
          <w:pPr>
            <w:spacing w:line="360" w:lineRule="auto"/>
            <w:ind w:left="0" w:right="0" w:firstLine="0"/>
            <w:rPr>
              <w:ins w:author="Autor desconhecido" w:id="37" w:date="2023-07-24T09:57:46Z"/>
              <w:b w:val="1"/>
              <w:sz w:val="20"/>
              <w:szCs w:val="20"/>
            </w:rPr>
          </w:pPr>
          <w:sdt>
            <w:sdtPr>
              <w:tag w:val="goog_rdk_139"/>
            </w:sdtPr>
            <w:sdtContent>
              <w:ins w:author="Autor desconhecido" w:id="37" w:date="2023-07-24T09:57:46Z">
                <w:r w:rsidDel="00000000" w:rsidR="00000000" w:rsidRPr="00000000">
                  <w:rPr>
                    <w:rtl w:val="0"/>
                  </w:rPr>
                </w:r>
              </w:ins>
            </w:sdtContent>
          </w:sdt>
        </w:p>
      </w:sdtContent>
    </w:sdt>
    <w:sdt>
      <w:sdtPr>
        <w:tag w:val="goog_rdk_142"/>
      </w:sdtPr>
      <w:sdtContent>
        <w:p w:rsidR="00000000" w:rsidDel="00000000" w:rsidP="00000000" w:rsidRDefault="00000000" w:rsidRPr="00000000" w14:paraId="000000D7">
          <w:pPr>
            <w:spacing w:line="360" w:lineRule="auto"/>
            <w:ind w:left="0" w:right="0" w:firstLine="0"/>
            <w:rPr>
              <w:ins w:author="Autor desconhecido" w:id="37" w:date="2023-07-24T09:57:46Z"/>
              <w:b w:val="1"/>
              <w:sz w:val="20"/>
              <w:szCs w:val="20"/>
            </w:rPr>
          </w:pPr>
          <w:sdt>
            <w:sdtPr>
              <w:tag w:val="goog_rdk_141"/>
            </w:sdtPr>
            <w:sdtContent>
              <w:ins w:author="Autor desconhecido" w:id="37" w:date="2023-07-24T09:57:46Z">
                <w:r w:rsidDel="00000000" w:rsidR="00000000" w:rsidRPr="00000000">
                  <w:rPr>
                    <w:rtl w:val="0"/>
                  </w:rPr>
                </w:r>
              </w:ins>
            </w:sdtContent>
          </w:sdt>
        </w:p>
      </w:sdtContent>
    </w:sdt>
    <w:sdt>
      <w:sdtPr>
        <w:tag w:val="goog_rdk_144"/>
      </w:sdtPr>
      <w:sdtContent>
        <w:p w:rsidR="00000000" w:rsidDel="00000000" w:rsidP="00000000" w:rsidRDefault="00000000" w:rsidRPr="00000000" w14:paraId="000000D8">
          <w:pPr>
            <w:spacing w:line="360" w:lineRule="auto"/>
            <w:ind w:left="0" w:right="0" w:firstLine="0"/>
            <w:rPr>
              <w:ins w:author="Autor desconhecido" w:id="37" w:date="2023-07-24T09:57:46Z"/>
              <w:b w:val="1"/>
              <w:sz w:val="20"/>
              <w:szCs w:val="20"/>
            </w:rPr>
          </w:pPr>
          <w:sdt>
            <w:sdtPr>
              <w:tag w:val="goog_rdk_143"/>
            </w:sdtPr>
            <w:sdtContent>
              <w:ins w:author="Autor desconhecido" w:id="37" w:date="2023-07-24T09:57:46Z">
                <w:r w:rsidDel="00000000" w:rsidR="00000000" w:rsidRPr="00000000">
                  <w:rPr>
                    <w:rtl w:val="0"/>
                  </w:rPr>
                </w:r>
              </w:ins>
            </w:sdtContent>
          </w:sdt>
        </w:p>
      </w:sdtContent>
    </w:sdt>
    <w:p w:rsidR="00000000" w:rsidDel="00000000" w:rsidP="00000000" w:rsidRDefault="00000000" w:rsidRPr="00000000" w14:paraId="000000D9">
      <w:pPr>
        <w:spacing w:line="360" w:lineRule="auto"/>
        <w:ind w:left="0" w:right="0" w:firstLine="0"/>
        <w:rPr/>
      </w:pPr>
      <w:r w:rsidDel="00000000" w:rsidR="00000000" w:rsidRPr="00000000">
        <w:rPr>
          <w:b w:val="1"/>
          <w:sz w:val="20"/>
          <w:szCs w:val="20"/>
          <w:rtl w:val="0"/>
        </w:rPr>
        <w:t xml:space="preserve">Fonte: O autor, 2022</w:t>
      </w:r>
      <w:r w:rsidDel="00000000" w:rsidR="00000000" w:rsidRPr="00000000">
        <w:rPr>
          <w:rtl w:val="0"/>
        </w:rPr>
      </w:r>
    </w:p>
    <w:p w:rsidR="00000000" w:rsidDel="00000000" w:rsidP="00000000" w:rsidRDefault="00000000" w:rsidRPr="00000000" w14:paraId="000000DA">
      <w:pPr>
        <w:spacing w:line="360" w:lineRule="auto"/>
        <w:rPr/>
      </w:pPr>
      <w:r w:rsidDel="00000000" w:rsidR="00000000" w:rsidRPr="00000000">
        <w:rPr>
          <w:rtl w:val="0"/>
        </w:rPr>
      </w:r>
    </w:p>
    <w:p w:rsidR="00000000" w:rsidDel="00000000" w:rsidP="00000000" w:rsidRDefault="00000000" w:rsidRPr="00000000" w14:paraId="000000DB">
      <w:pPr>
        <w:pStyle w:val="Heading2"/>
        <w:numPr>
          <w:ilvl w:val="1"/>
          <w:numId w:val="3"/>
        </w:numPr>
        <w:tabs>
          <w:tab w:val="left" w:leader="none" w:pos="0"/>
        </w:tabs>
        <w:ind w:left="360" w:hanging="360"/>
        <w:rPr/>
      </w:pPr>
      <w:bookmarkStart w:colFirst="0" w:colLast="0" w:name="_heading=h.3rdcrjn" w:id="11"/>
      <w:bookmarkEnd w:id="11"/>
      <w:r w:rsidDel="00000000" w:rsidR="00000000" w:rsidRPr="00000000">
        <w:rPr>
          <w:rtl w:val="0"/>
        </w:rPr>
        <w:t xml:space="preserve">Diagrama de Fluxo de dados</w:t>
      </w:r>
    </w:p>
    <w:p w:rsidR="00000000" w:rsidDel="00000000" w:rsidP="00000000" w:rsidRDefault="00000000" w:rsidRPr="00000000" w14:paraId="000000DC">
      <w:pPr>
        <w:spacing w:line="360" w:lineRule="auto"/>
        <w:rPr/>
      </w:pPr>
      <w:sdt>
        <w:sdtPr>
          <w:tag w:val="goog_rdk_146"/>
        </w:sdtPr>
        <w:sdtContent>
          <w:ins w:author="Autor desconhecido" w:id="38" w:date="2023-07-13T10:46:15Z">
            <w:r w:rsidDel="00000000" w:rsidR="00000000" w:rsidRPr="00000000">
              <w:rPr>
                <w:rtl w:val="0"/>
              </w:rPr>
              <w:t xml:space="preserve">Diagrama de fluxo de dados e uma </w:t>
            </w:r>
            <w:r w:rsidDel="00000000" w:rsidR="00000000" w:rsidRPr="00000000">
              <w:rPr>
                <w:rFonts w:ascii="Helvetica Neue" w:cs="Helvetica Neue" w:eastAsia="Helvetica Neue" w:hAnsi="Helvetica Neue"/>
                <w:b w:val="0"/>
                <w:i w:val="0"/>
                <w:smallCaps w:val="0"/>
                <w:color w:val="d1d5db"/>
                <w:sz w:val="24"/>
                <w:szCs w:val="24"/>
                <w:rtl w:val="0"/>
              </w:rPr>
              <w:t xml:space="preserve">representação gráfica  que mostra o fluxo de informações  de um sistema ele mostra também toda a estrutura do sistema, relações entre os dados . Também de acordo com  Leandro K. Wives, Filipe L. M. Sardi, Stanley Loh (NPDI - Escola de Informática - UCPel). Diagrama de Fluxo de Dados - DFD - é uma ferramenta diagramática amplamente utilizada por desenvolvedores de software e Analistas de Sistemas na área de informática. Geralmente o analista ou o usuário, na fase de coleta de informações, descreve o sistema de uma forma textual(Linguagem Natural) e depois, a partir deste texto, constrói o DFD manualmente. </w:t>
            </w:r>
          </w:ins>
        </w:sdtContent>
      </w:sdt>
      <w:r w:rsidDel="00000000" w:rsidR="00000000" w:rsidRPr="00000000">
        <w:rPr>
          <w:rtl w:val="0"/>
        </w:rPr>
      </w:r>
    </w:p>
    <w:sdt>
      <w:sdtPr>
        <w:tag w:val="goog_rdk_149"/>
      </w:sdtPr>
      <w:sdtContent>
        <w:p w:rsidR="00000000" w:rsidDel="00000000" w:rsidP="00000000" w:rsidRDefault="00000000" w:rsidRPr="00000000" w14:paraId="000000DD">
          <w:pPr>
            <w:spacing w:line="360" w:lineRule="auto"/>
            <w:ind w:left="0" w:right="0" w:firstLine="0"/>
            <w:rPr>
              <w:del w:author="Autor desconhecido" w:id="39" w:date="2023-07-13T10:59:56Z"/>
            </w:rPr>
          </w:pPr>
          <w:sdt>
            <w:sdtPr>
              <w:tag w:val="goog_rdk_148"/>
            </w:sdtPr>
            <w:sdtContent>
              <w:del w:author="Autor desconhecido" w:id="39" w:date="2023-07-13T10:59:56Z">
                <w:r w:rsidDel="00000000" w:rsidR="00000000" w:rsidRPr="00000000">
                  <w:rPr>
                    <w:rtl w:val="0"/>
                  </w:rPr>
                </w:r>
              </w:del>
            </w:sdtContent>
          </w:sdt>
        </w:p>
      </w:sdtContent>
    </w:sdt>
    <w:p w:rsidR="00000000" w:rsidDel="00000000" w:rsidP="00000000" w:rsidRDefault="00000000" w:rsidRPr="00000000" w14:paraId="000000DE">
      <w:pPr>
        <w:spacing w:line="360" w:lineRule="auto"/>
        <w:ind w:left="0" w:right="0"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-127634</wp:posOffset>
            </wp:positionH>
            <wp:positionV relativeFrom="paragraph">
              <wp:posOffset>36830</wp:posOffset>
            </wp:positionV>
            <wp:extent cx="6049010" cy="5281295"/>
            <wp:effectExtent b="0" l="0" r="0" t="0"/>
            <wp:wrapSquare wrapText="bothSides" distB="0" distT="0" distL="0" distR="0"/>
            <wp:docPr id="1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6049010" cy="5281295"/>
                    </a:xfrm>
                    <a:prstGeom prst="rect"/>
                    <a:ln/>
                  </pic:spPr>
                </pic:pic>
              </a:graphicData>
            </a:graphic>
          </wp:anchor>
        </w:drawing>
      </w:r>
    </w:p>
    <w:p w:rsidR="00000000" w:rsidDel="00000000" w:rsidP="00000000" w:rsidRDefault="00000000" w:rsidRPr="00000000" w14:paraId="000000DF">
      <w:pPr>
        <w:spacing w:line="360" w:lineRule="auto"/>
        <w:ind w:left="0" w:right="0" w:firstLine="0"/>
        <w:rPr/>
      </w:pPr>
      <w:r w:rsidDel="00000000" w:rsidR="00000000" w:rsidRPr="00000000">
        <w:rPr>
          <w:rtl w:val="0"/>
        </w:rPr>
      </w:r>
    </w:p>
    <w:p w:rsidR="00000000" w:rsidDel="00000000" w:rsidP="00000000" w:rsidRDefault="00000000" w:rsidRPr="00000000" w14:paraId="000000E0">
      <w:pPr>
        <w:spacing w:line="360" w:lineRule="auto"/>
        <w:rPr/>
      </w:pPr>
      <w:r w:rsidDel="00000000" w:rsidR="00000000" w:rsidRPr="00000000">
        <w:rPr>
          <w:rtl w:val="0"/>
        </w:rPr>
        <w:t xml:space="preserve">     </w:t>
      </w:r>
      <w:r w:rsidDel="00000000" w:rsidR="00000000" w:rsidRPr="00000000">
        <w:rPr>
          <w:b w:val="1"/>
          <w:sz w:val="20"/>
          <w:szCs w:val="20"/>
          <w:rtl w:val="0"/>
        </w:rPr>
        <w:t xml:space="preserve">Fonte: O autor, 2022</w:t>
      </w:r>
      <w:r w:rsidDel="00000000" w:rsidR="00000000" w:rsidRPr="00000000">
        <w:rPr>
          <w:rtl w:val="0"/>
        </w:rPr>
      </w:r>
    </w:p>
    <w:p w:rsidR="00000000" w:rsidDel="00000000" w:rsidP="00000000" w:rsidRDefault="00000000" w:rsidRPr="00000000" w14:paraId="000000E1">
      <w:pPr>
        <w:spacing w:line="360" w:lineRule="auto"/>
        <w:rPr>
          <w:b w:val="1"/>
          <w:sz w:val="20"/>
          <w:szCs w:val="20"/>
        </w:rPr>
      </w:pPr>
      <w:r w:rsidDel="00000000" w:rsidR="00000000" w:rsidRPr="00000000">
        <w:rPr>
          <w:rtl w:val="0"/>
        </w:rPr>
      </w:r>
    </w:p>
    <w:sdt>
      <w:sdtPr>
        <w:tag w:val="goog_rdk_152"/>
      </w:sdtPr>
      <w:sdtContent>
        <w:p w:rsidR="00000000" w:rsidDel="00000000" w:rsidP="00000000" w:rsidRDefault="00000000" w:rsidRPr="00000000" w14:paraId="000000E2">
          <w:pPr>
            <w:spacing w:line="360" w:lineRule="auto"/>
            <w:rPr>
              <w:ins w:author="Autor desconhecido" w:id="40" w:date="2023-07-14T09:10:30Z"/>
              <w:b w:val="1"/>
              <w:sz w:val="20"/>
              <w:szCs w:val="20"/>
            </w:rPr>
          </w:pPr>
          <w:sdt>
            <w:sdtPr>
              <w:tag w:val="goog_rdk_151"/>
            </w:sdtPr>
            <w:sdtContent>
              <w:ins w:author="Autor desconhecido" w:id="40" w:date="2023-07-14T09:10:30Z">
                <w:r w:rsidDel="00000000" w:rsidR="00000000" w:rsidRPr="00000000">
                  <w:rPr>
                    <w:rtl w:val="0"/>
                  </w:rPr>
                </w:r>
              </w:ins>
            </w:sdtContent>
          </w:sdt>
        </w:p>
      </w:sdtContent>
    </w:sdt>
    <w:p w:rsidR="00000000" w:rsidDel="00000000" w:rsidP="00000000" w:rsidRDefault="00000000" w:rsidRPr="00000000" w14:paraId="000000E3">
      <w:pPr>
        <w:spacing w:line="360" w:lineRule="auto"/>
        <w:rPr>
          <w:b w:val="1"/>
          <w:sz w:val="20"/>
          <w:szCs w:val="20"/>
        </w:rPr>
      </w:pPr>
      <w:r w:rsidDel="00000000" w:rsidR="00000000" w:rsidRPr="00000000">
        <w:rPr>
          <w:rtl w:val="0"/>
        </w:rPr>
      </w:r>
    </w:p>
    <w:sdt>
      <w:sdtPr>
        <w:tag w:val="goog_rdk_155"/>
      </w:sdtPr>
      <w:sdtContent>
        <w:p w:rsidR="00000000" w:rsidDel="00000000" w:rsidP="00000000" w:rsidRDefault="00000000" w:rsidRPr="00000000" w14:paraId="000000E4">
          <w:pPr>
            <w:spacing w:line="360" w:lineRule="auto"/>
            <w:rPr>
              <w:ins w:author="Autor desconhecido" w:id="41" w:date="2023-07-28T10:07:35Z"/>
              <w:b w:val="1"/>
              <w:sz w:val="20"/>
              <w:szCs w:val="20"/>
            </w:rPr>
          </w:pPr>
          <w:sdt>
            <w:sdtPr>
              <w:tag w:val="goog_rdk_154"/>
            </w:sdtPr>
            <w:sdtContent>
              <w:ins w:author="Autor desconhecido" w:id="41" w:date="2023-07-28T10:07:35Z">
                <w:r w:rsidDel="00000000" w:rsidR="00000000" w:rsidRPr="00000000">
                  <w:rPr>
                    <w:rtl w:val="0"/>
                  </w:rPr>
                </w:r>
              </w:ins>
            </w:sdtContent>
          </w:sdt>
        </w:p>
      </w:sdtContent>
    </w:sdt>
    <w:sdt>
      <w:sdtPr>
        <w:tag w:val="goog_rdk_157"/>
      </w:sdtPr>
      <w:sdtContent>
        <w:p w:rsidR="00000000" w:rsidDel="00000000" w:rsidP="00000000" w:rsidRDefault="00000000" w:rsidRPr="00000000" w14:paraId="000000E5">
          <w:pPr>
            <w:spacing w:line="360" w:lineRule="auto"/>
            <w:rPr>
              <w:ins w:author="Autor desconhecido" w:id="41" w:date="2023-07-28T10:07:35Z"/>
              <w:b w:val="1"/>
              <w:sz w:val="20"/>
              <w:szCs w:val="20"/>
            </w:rPr>
          </w:pPr>
          <w:sdt>
            <w:sdtPr>
              <w:tag w:val="goog_rdk_156"/>
            </w:sdtPr>
            <w:sdtContent>
              <w:ins w:author="Autor desconhecido" w:id="41" w:date="2023-07-28T10:07:35Z">
                <w:r w:rsidDel="00000000" w:rsidR="00000000" w:rsidRPr="00000000">
                  <w:rPr>
                    <w:rtl w:val="0"/>
                  </w:rPr>
                </w:r>
              </w:ins>
            </w:sdtContent>
          </w:sdt>
        </w:p>
      </w:sdtContent>
    </w:sdt>
    <w:sdt>
      <w:sdtPr>
        <w:tag w:val="goog_rdk_159"/>
      </w:sdtPr>
      <w:sdtContent>
        <w:p w:rsidR="00000000" w:rsidDel="00000000" w:rsidP="00000000" w:rsidRDefault="00000000" w:rsidRPr="00000000" w14:paraId="000000E6">
          <w:pPr>
            <w:spacing w:line="360" w:lineRule="auto"/>
            <w:rPr>
              <w:ins w:author="Autor desconhecido" w:id="41" w:date="2023-07-28T10:07:35Z"/>
              <w:b w:val="1"/>
              <w:sz w:val="20"/>
              <w:szCs w:val="20"/>
            </w:rPr>
          </w:pPr>
          <w:sdt>
            <w:sdtPr>
              <w:tag w:val="goog_rdk_158"/>
            </w:sdtPr>
            <w:sdtContent>
              <w:ins w:author="Autor desconhecido" w:id="41" w:date="2023-07-28T10:07:35Z">
                <w:r w:rsidDel="00000000" w:rsidR="00000000" w:rsidRPr="00000000">
                  <w:rPr>
                    <w:rtl w:val="0"/>
                  </w:rPr>
                </w:r>
              </w:ins>
            </w:sdtContent>
          </w:sdt>
        </w:p>
      </w:sdtContent>
    </w:sdt>
    <w:p w:rsidR="00000000" w:rsidDel="00000000" w:rsidP="00000000" w:rsidRDefault="00000000" w:rsidRPr="00000000" w14:paraId="000000E7">
      <w:pPr>
        <w:spacing w:line="360" w:lineRule="auto"/>
        <w:rPr>
          <w:b w:val="1"/>
          <w:sz w:val="20"/>
          <w:szCs w:val="20"/>
        </w:rPr>
      </w:pPr>
      <w:r w:rsidDel="00000000" w:rsidR="00000000" w:rsidRPr="00000000">
        <w:rPr>
          <w:rtl w:val="0"/>
        </w:rPr>
      </w:r>
    </w:p>
    <w:p w:rsidR="00000000" w:rsidDel="00000000" w:rsidP="00000000" w:rsidRDefault="00000000" w:rsidRPr="00000000" w14:paraId="000000E8">
      <w:pPr>
        <w:pStyle w:val="Heading2"/>
        <w:numPr>
          <w:ilvl w:val="1"/>
          <w:numId w:val="3"/>
        </w:numPr>
        <w:tabs>
          <w:tab w:val="left" w:leader="none" w:pos="0"/>
        </w:tabs>
        <w:ind w:left="578" w:right="0" w:hanging="578"/>
        <w:rPr/>
      </w:pPr>
      <w:bookmarkStart w:colFirst="0" w:colLast="0" w:name="_heading=h.26in1rg" w:id="12"/>
      <w:bookmarkEnd w:id="12"/>
      <w:r w:rsidDel="00000000" w:rsidR="00000000" w:rsidRPr="00000000">
        <w:rPr>
          <w:rtl w:val="0"/>
        </w:rPr>
        <w:t xml:space="preserve">Diagrama de Entidade e relacionamento</w:t>
      </w:r>
    </w:p>
    <w:sdt>
      <w:sdtPr>
        <w:tag w:val="goog_rdk_162"/>
      </w:sdtPr>
      <w:sdtContent>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360" w:lineRule="auto"/>
            <w:ind w:left="0" w:right="0" w:firstLine="709"/>
            <w:jc w:val="both"/>
            <w:rPr>
              <w:ins w:author="Autor desconhecido" w:id="42" w:date="2023-07-14T09:10:25Z"/>
              <w:rFonts w:ascii="Arial" w:cs="Arial" w:eastAsia="Arial" w:hAnsi="Arial"/>
              <w:b w:val="0"/>
              <w:i w:val="0"/>
              <w:smallCaps w:val="0"/>
              <w:strike w:val="0"/>
              <w:color w:val="000000"/>
              <w:sz w:val="24"/>
              <w:szCs w:val="24"/>
              <w:u w:val="none"/>
              <w:shd w:fill="auto" w:val="clear"/>
              <w:vertAlign w:val="baseline"/>
            </w:rPr>
          </w:pPr>
          <w:sdt>
            <w:sdtPr>
              <w:tag w:val="goog_rdk_161"/>
            </w:sdtPr>
            <w:sdtContent>
              <w:ins w:author="Autor desconhecido" w:id="42" w:date="2023-07-14T09:10:25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diagrama de entidade e relacionamento (DER) é uma ferramenta de modelagem usada na área de bancos de dados para representar a estrutura e os relacionamentos entre as entidades de um sistema. Ele fornece uma visão visual clara e organizada dos elementos essenciais de um sistema de informação, facilitando a compreensão e a comunicação entre os envolvidos.</w:t>
                </w:r>
              </w:ins>
            </w:sdtContent>
          </w:sdt>
        </w:p>
      </w:sdtContent>
    </w:sdt>
    <w:sdt>
      <w:sdtPr>
        <w:tag w:val="goog_rdk_165"/>
      </w:sdtPr>
      <w:sdtContent>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360" w:lineRule="auto"/>
            <w:ind w:left="0" w:right="0" w:firstLine="709"/>
            <w:jc w:val="both"/>
            <w:rPr>
              <w:del w:author="Autor desconhecido" w:id="42" w:date="2023-07-14T09:10:25Z"/>
              <w:rFonts w:ascii="Arial" w:cs="Arial" w:eastAsia="Arial" w:hAnsi="Arial"/>
              <w:b w:val="0"/>
              <w:i w:val="0"/>
              <w:smallCaps w:val="0"/>
              <w:strike w:val="0"/>
              <w:color w:val="000000"/>
              <w:sz w:val="24"/>
              <w:szCs w:val="24"/>
              <w:u w:val="none"/>
              <w:shd w:fill="auto" w:val="clear"/>
              <w:vertAlign w:val="baseline"/>
            </w:rPr>
          </w:pPr>
          <w:sdt>
            <w:sdtPr>
              <w:tag w:val="goog_rdk_163"/>
            </w:sdtPr>
            <w:sdtContent>
              <w:ins w:author="Autor desconhecido" w:id="42" w:date="2023-07-14T09:10:25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DER é composto por entidades, atributos e relacionamentos, que são representados por símbolos específicos. As entidades são objetos ou conceitos do mundo real que possuem características próprias e são armazenados no banco de dados. Elas são representadas por retângulos e têm nomes descritivos, como "cliente" ou "produto"</w:t>
                </w:r>
              </w:ins>
            </w:sdtContent>
          </w:sdt>
          <w:sdt>
            <w:sdtPr>
              <w:tag w:val="goog_rdk_164"/>
            </w:sdtPr>
            <w:sdtContent>
              <w:del w:author="Autor desconhecido" w:id="42" w:date="2023-07-14T09:10:25Z">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-748029</wp:posOffset>
                      </wp:positionH>
                      <wp:positionV relativeFrom="paragraph">
                        <wp:posOffset>1379220</wp:posOffset>
                      </wp:positionV>
                      <wp:extent cx="6969760" cy="5096510"/>
                      <wp:effectExtent b="0" l="0" r="0" t="0"/>
                      <wp:wrapSquare wrapText="bothSides" distB="0" distT="0" distL="0" distR="0"/>
                      <wp:docPr id="18"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6969760" cy="5096510"/>
                              </a:xfrm>
                              <a:prstGeom prst="rect"/>
                              <a:ln/>
                            </pic:spPr>
                          </pic:pic>
                        </a:graphicData>
                      </a:graphic>
                    </wp:anchor>
                  </w:drawing>
                </w:r>
              </w:del>
            </w:sdtContent>
          </w:sdt>
        </w:p>
      </w:sdtContent>
    </w:sdt>
    <w:sdt>
      <w:sdtPr>
        <w:tag w:val="goog_rdk_167"/>
      </w:sdtPr>
      <w:sdtContent>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360" w:lineRule="auto"/>
            <w:ind w:left="0" w:right="0" w:firstLine="0"/>
            <w:jc w:val="both"/>
            <w:rPr>
              <w:del w:author="Autor desconhecido" w:id="43" w:date="2023-07-28T10:08:43Z"/>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Fonte: O autor, 2022</w:t>
          </w:r>
          <w:sdt>
            <w:sdtPr>
              <w:tag w:val="goog_rdk_166"/>
            </w:sdtPr>
            <w:sdtContent>
              <w:del w:author="Autor desconhecido" w:id="43" w:date="2023-07-28T10:08:43Z">
                <w:r w:rsidDel="00000000" w:rsidR="00000000" w:rsidRPr="00000000">
                  <w:rPr>
                    <w:rtl w:val="0"/>
                  </w:rPr>
                </w:r>
              </w:del>
            </w:sdtContent>
          </w:sdt>
        </w:p>
      </w:sdtContent>
    </w:sdt>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D">
      <w:pPr>
        <w:pStyle w:val="Heading2"/>
        <w:numPr>
          <w:ilvl w:val="1"/>
          <w:numId w:val="3"/>
        </w:numPr>
        <w:tabs>
          <w:tab w:val="left" w:leader="none" w:pos="0"/>
        </w:tabs>
        <w:ind w:left="578" w:right="0" w:hanging="578"/>
        <w:rPr/>
      </w:pPr>
      <w:bookmarkStart w:colFirst="0" w:colLast="0" w:name="_heading=h.lnxbz9" w:id="13"/>
      <w:bookmarkEnd w:id="13"/>
      <w:r w:rsidDel="00000000" w:rsidR="00000000" w:rsidRPr="00000000">
        <w:rPr>
          <w:rtl w:val="0"/>
        </w:rPr>
        <w:t xml:space="preserve">Dicionário de Dados</w:t>
      </w:r>
    </w:p>
    <w:p w:rsidR="00000000" w:rsidDel="00000000" w:rsidP="00000000" w:rsidRDefault="00000000" w:rsidRPr="00000000" w14:paraId="000000EE">
      <w:pPr>
        <w:spacing w:line="360" w:lineRule="auto"/>
        <w:rPr/>
      </w:pPr>
      <w:sdt>
        <w:sdtPr>
          <w:tag w:val="goog_rdk_169"/>
        </w:sdtPr>
        <w:sdtContent>
          <w:ins w:author="Autor desconhecido" w:id="44" w:date="2023-07-15T10:18:38Z">
            <w:r w:rsidDel="00000000" w:rsidR="00000000" w:rsidRPr="00000000">
              <w:rPr>
                <w:rtl w:val="0"/>
              </w:rPr>
              <w:t xml:space="preserve">Um dicionário de dados  analisa o gerenciamento de dados em projetos de software. Ele fornece uma documentação detalhada sobre entidades, atributos, relacionamentos, formatos e restrições dos dados, facilitando a comunicação entre a equipe e promovendo consistência e padronização nos termos usados. Além disso, o dicionário de dados desempenha um papel fundamental na manutenção e controle dos dados ao longo do ciclo de vida do sistema, garantindo a integridade, qualidade e consistência das informações em diferentes partes do sistema. É uma fonte valiosa para análise, projeto, desenvolvimento, manutenção e evolução de sistemas de informação. </w:t>
            </w:r>
          </w:ins>
        </w:sdtContent>
      </w:sdt>
      <w:r w:rsidDel="00000000" w:rsidR="00000000" w:rsidRPr="00000000">
        <w:rPr>
          <w:rtl w:val="0"/>
        </w:rPr>
      </w:r>
    </w:p>
    <w:p w:rsidR="00000000" w:rsidDel="00000000" w:rsidP="00000000" w:rsidRDefault="00000000" w:rsidRPr="00000000" w14:paraId="000000EF">
      <w:pPr>
        <w:spacing w:line="360" w:lineRule="auto"/>
        <w:rPr/>
      </w:pPr>
      <w:r w:rsidDel="00000000" w:rsidR="00000000" w:rsidRPr="00000000">
        <w:rPr>
          <w:rtl w:val="0"/>
        </w:rPr>
      </w:r>
      <w:sdt>
        <w:sdtPr>
          <w:tag w:val="goog_rdk_170"/>
        </w:sdtPr>
        <w:sdtContent>
          <w:ins w:author="Autor desconhecido" w:id="45" w:date="2023-07-28T10:05:45Z">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5760085" cy="2320290"/>
                  <wp:effectExtent b="0" l="0" r="0" t="0"/>
                  <wp:wrapSquare wrapText="bothSides" distB="0" distT="0" distL="0" distR="0"/>
                  <wp:docPr id="19"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60085" cy="2320290"/>
                          </a:xfrm>
                          <a:prstGeom prst="rect"/>
                          <a:ln/>
                        </pic:spPr>
                      </pic:pic>
                    </a:graphicData>
                  </a:graphic>
                </wp:anchor>
              </w:drawing>
            </w:r>
          </w:ins>
        </w:sdtContent>
      </w:sdt>
      <w:sdt>
        <w:sdtPr>
          <w:tag w:val="goog_rdk_171"/>
        </w:sdtPr>
        <w:sdtContent>
          <w:ins w:author="Autor desconhecido" w:id="46" w:date="2023-07-28T10:05:45Z">
            <w:r w:rsidDel="00000000" w:rsidR="00000000" w:rsidRPr="00000000">
              <w:drawing>
                <wp:anchor allowOverlap="1" behindDoc="0" distB="0" distT="0" distL="0" distR="0" hidden="0" layoutInCell="1" locked="0" relativeHeight="0" simplePos="0">
                  <wp:simplePos x="0" y="0"/>
                  <wp:positionH relativeFrom="column">
                    <wp:posOffset>-19049</wp:posOffset>
                  </wp:positionH>
                  <wp:positionV relativeFrom="paragraph">
                    <wp:posOffset>2395855</wp:posOffset>
                  </wp:positionV>
                  <wp:extent cx="5760085" cy="2206625"/>
                  <wp:effectExtent b="0" l="0" r="0" t="0"/>
                  <wp:wrapSquare wrapText="bothSides" distB="0" distT="0" distL="0" distR="0"/>
                  <wp:docPr id="12"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60085" cy="2206625"/>
                          </a:xfrm>
                          <a:prstGeom prst="rect"/>
                          <a:ln/>
                        </pic:spPr>
                      </pic:pic>
                    </a:graphicData>
                  </a:graphic>
                </wp:anchor>
              </w:drawing>
            </w:r>
          </w:ins>
        </w:sdtContent>
      </w:sdt>
    </w:p>
    <w:p w:rsidR="00000000" w:rsidDel="00000000" w:rsidP="00000000" w:rsidRDefault="00000000" w:rsidRPr="00000000" w14:paraId="000000F0">
      <w:pPr>
        <w:spacing w:line="360" w:lineRule="auto"/>
        <w:rPr/>
      </w:pPr>
      <w:r w:rsidDel="00000000" w:rsidR="00000000" w:rsidRPr="00000000">
        <w:rPr>
          <w:rtl w:val="0"/>
        </w:rPr>
      </w:r>
    </w:p>
    <w:p w:rsidR="00000000" w:rsidDel="00000000" w:rsidP="00000000" w:rsidRDefault="00000000" w:rsidRPr="00000000" w14:paraId="000000F1">
      <w:pPr>
        <w:spacing w:line="360" w:lineRule="auto"/>
        <w:ind w:left="0" w:right="0" w:firstLine="0"/>
        <w:rPr>
          <w:b w:val="1"/>
          <w:sz w:val="20"/>
          <w:szCs w:val="20"/>
        </w:rPr>
      </w:pPr>
      <w:r w:rsidDel="00000000" w:rsidR="00000000" w:rsidRPr="00000000">
        <w:rPr>
          <w:rtl w:val="0"/>
        </w:rPr>
      </w:r>
    </w:p>
    <w:p w:rsidR="00000000" w:rsidDel="00000000" w:rsidP="00000000" w:rsidRDefault="00000000" w:rsidRPr="00000000" w14:paraId="000000F2">
      <w:pPr>
        <w:spacing w:line="360" w:lineRule="auto"/>
        <w:ind w:left="0" w:right="0" w:firstLine="0"/>
        <w:rPr/>
      </w:pPr>
      <w:r w:rsidDel="00000000" w:rsidR="00000000" w:rsidRPr="00000000">
        <w:rPr>
          <w:rtl w:val="0"/>
        </w:rPr>
      </w:r>
    </w:p>
    <w:p w:rsidR="00000000" w:rsidDel="00000000" w:rsidP="00000000" w:rsidRDefault="00000000" w:rsidRPr="00000000" w14:paraId="000000F3">
      <w:pPr>
        <w:spacing w:line="360" w:lineRule="auto"/>
        <w:ind w:left="0" w:right="0"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5760085" cy="951865"/>
            <wp:effectExtent b="0" l="0" r="0" t="0"/>
            <wp:wrapSquare wrapText="bothSides" distB="0" distT="0" distL="0" distR="0"/>
            <wp:docPr id="15"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60085" cy="95186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10795</wp:posOffset>
            </wp:positionH>
            <wp:positionV relativeFrom="paragraph">
              <wp:posOffset>1090295</wp:posOffset>
            </wp:positionV>
            <wp:extent cx="5760085" cy="734060"/>
            <wp:effectExtent b="0" l="0" r="0" t="0"/>
            <wp:wrapSquare wrapText="bothSides" distB="0" distT="0" distL="0" distR="0"/>
            <wp:docPr id="21"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760085" cy="734060"/>
                    </a:xfrm>
                    <a:prstGeom prst="rect"/>
                    <a:ln/>
                  </pic:spPr>
                </pic:pic>
              </a:graphicData>
            </a:graphic>
          </wp:anchor>
        </w:drawing>
      </w:r>
    </w:p>
    <w:p w:rsidR="00000000" w:rsidDel="00000000" w:rsidP="00000000" w:rsidRDefault="00000000" w:rsidRPr="00000000" w14:paraId="000000F4">
      <w:pPr>
        <w:spacing w:line="360" w:lineRule="auto"/>
        <w:ind w:left="0" w:right="0" w:firstLine="0"/>
        <w:rPr/>
      </w:pPr>
      <w:r w:rsidDel="00000000" w:rsidR="00000000" w:rsidRPr="00000000">
        <w:rPr>
          <w:rtl w:val="0"/>
        </w:rPr>
      </w:r>
    </w:p>
    <w:p w:rsidR="00000000" w:rsidDel="00000000" w:rsidP="00000000" w:rsidRDefault="00000000" w:rsidRPr="00000000" w14:paraId="000000F5">
      <w:pPr>
        <w:spacing w:line="360" w:lineRule="auto"/>
        <w:ind w:left="0" w:right="0" w:firstLine="0"/>
        <w:rPr/>
      </w:pPr>
      <w:r w:rsidDel="00000000" w:rsidR="00000000" w:rsidRPr="00000000">
        <w:rPr>
          <w:rtl w:val="0"/>
        </w:rPr>
      </w:r>
    </w:p>
    <w:p w:rsidR="00000000" w:rsidDel="00000000" w:rsidP="00000000" w:rsidRDefault="00000000" w:rsidRPr="00000000" w14:paraId="000000F6">
      <w:pPr>
        <w:spacing w:line="360" w:lineRule="auto"/>
        <w:ind w:left="0" w:right="0" w:firstLine="0"/>
        <w:rPr/>
      </w:pPr>
      <w:r w:rsidDel="00000000" w:rsidR="00000000" w:rsidRPr="00000000">
        <w:rPr>
          <w:rtl w:val="0"/>
        </w:rPr>
      </w:r>
    </w:p>
    <w:p w:rsidR="00000000" w:rsidDel="00000000" w:rsidP="00000000" w:rsidRDefault="00000000" w:rsidRPr="00000000" w14:paraId="000000F7">
      <w:pPr>
        <w:spacing w:line="360" w:lineRule="auto"/>
        <w:ind w:firstLine="0"/>
        <w:rPr/>
      </w:pPr>
      <w:r w:rsidDel="00000000" w:rsidR="00000000" w:rsidRPr="00000000">
        <w:rPr>
          <w:b w:val="1"/>
          <w:sz w:val="20"/>
          <w:szCs w:val="20"/>
          <w:rtl w:val="0"/>
        </w:rPr>
        <w:t xml:space="preserve">Fonte: O autor, 2022</w:t>
      </w:r>
      <w:r w:rsidDel="00000000" w:rsidR="00000000" w:rsidRPr="00000000">
        <w:rPr>
          <w:rtl w:val="0"/>
        </w:rPr>
      </w:r>
    </w:p>
    <w:p w:rsidR="00000000" w:rsidDel="00000000" w:rsidP="00000000" w:rsidRDefault="00000000" w:rsidRPr="00000000" w14:paraId="000000F8">
      <w:pPr>
        <w:pStyle w:val="Heading2"/>
        <w:numPr>
          <w:ilvl w:val="1"/>
          <w:numId w:val="4"/>
        </w:numPr>
        <w:tabs>
          <w:tab w:val="left" w:leader="none" w:pos="0"/>
        </w:tabs>
        <w:ind w:left="360" w:hanging="360"/>
        <w:rPr/>
      </w:pPr>
      <w:bookmarkStart w:colFirst="0" w:colLast="0" w:name="_heading=h.35nkun2" w:id="14"/>
      <w:bookmarkEnd w:id="14"/>
      <w:r w:rsidDel="00000000" w:rsidR="00000000" w:rsidRPr="00000000">
        <w:rPr>
          <w:rtl w:val="0"/>
        </w:rPr>
        <w:t xml:space="preserve">Diagrama de Caso de Uso</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sdt>
        <w:sdtPr>
          <w:tag w:val="goog_rdk_173"/>
        </w:sdtPr>
        <w:sdtContent>
          <w:ins w:author="Autor desconhecido" w:id="47" w:date="2023-07-14T09:39:50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diagrama de caso de uso é uma ferramenta fundamental na engenharia de software, desempenhando um papel crucial na descrição intuitiva das funcionalidades do sistema. Ele utiliza atores como agentes externos, permitindo que interajam com o sistema por meio de casos de uso. Cada caso de uso representa uma funcionalidade específica, detalhando as ações executadas pelos atores e as respostas do sistema.</w:t>
            </w:r>
          </w:ins>
        </w:sdtContent>
      </w:sdt>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sdt>
        <w:sdtPr>
          <w:tag w:val="goog_rdk_175"/>
        </w:sdtPr>
        <w:sdtContent>
          <w:ins w:author="Autor desconhecido" w:id="48" w:date="2023-07-14T09:39:50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 contexto da engenharia de software, o diagrama de caso de uso desempenha um papel essencial na captura, análise e comunicação dos requisitos funcionais do sistema. Sua contribuição se destaca ao oferecer uma visão clara e concisa das interações entre atores, sejam eles usuários ou sistemas externos, e o sistema em estudo. Essa representação visual possibilita uma compreensão eficiente dos requisitos e das expectativas do sistema.</w:t>
            </w:r>
          </w:ins>
        </w:sdtContent>
      </w:sdt>
      <w:r w:rsidDel="00000000" w:rsidR="00000000" w:rsidRPr="00000000">
        <w:rPr>
          <w:rtl w:val="0"/>
        </w:rPr>
      </w:r>
    </w:p>
    <w:p w:rsidR="00000000" w:rsidDel="00000000" w:rsidP="00000000" w:rsidRDefault="00000000" w:rsidRPr="00000000" w14:paraId="000000FB">
      <w:pPr>
        <w:spacing w:line="360" w:lineRule="auto"/>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5760085" cy="4707890"/>
            <wp:effectExtent b="0" l="0" r="0" t="0"/>
            <wp:wrapSquare wrapText="bothSides" distB="0" distT="0" distL="0" distR="0"/>
            <wp:docPr id="13"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760085" cy="4707890"/>
                    </a:xfrm>
                    <a:prstGeom prst="rect"/>
                    <a:ln/>
                  </pic:spPr>
                </pic:pic>
              </a:graphicData>
            </a:graphic>
          </wp:anchor>
        </w:drawing>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tabs>
          <w:tab w:val="left" w:leader="none" w:pos="-5"/>
        </w:tabs>
        <w:spacing w:line="360" w:lineRule="auto"/>
        <w:ind w:left="-141" w:right="0" w:firstLine="0"/>
        <w:rPr/>
      </w:pPr>
      <w:bookmarkStart w:colFirst="0" w:colLast="0" w:name="_heading=h.44sinio" w:id="15"/>
      <w:bookmarkEnd w:id="15"/>
      <w:r w:rsidDel="00000000" w:rsidR="00000000" w:rsidRPr="00000000">
        <w:rPr>
          <w:b w:val="1"/>
          <w:sz w:val="20"/>
          <w:szCs w:val="20"/>
          <w:rtl w:val="0"/>
        </w:rPr>
        <w:t xml:space="preserve">Fonte: O autor, 2022</w:t>
      </w:r>
      <w:r w:rsidDel="00000000" w:rsidR="00000000" w:rsidRPr="00000000">
        <w:rPr>
          <w:rtl w:val="0"/>
        </w:rPr>
      </w:r>
    </w:p>
    <w:p w:rsidR="00000000" w:rsidDel="00000000" w:rsidP="00000000" w:rsidRDefault="00000000" w:rsidRPr="00000000" w14:paraId="0000010C">
      <w:pPr>
        <w:tabs>
          <w:tab w:val="left" w:leader="none" w:pos="-5"/>
        </w:tabs>
        <w:spacing w:line="360" w:lineRule="auto"/>
        <w:ind w:left="720" w:right="0" w:hanging="861"/>
        <w:rPr>
          <w:b w:val="1"/>
          <w:sz w:val="20"/>
          <w:szCs w:val="20"/>
        </w:rPr>
      </w:pPr>
      <w:r w:rsidDel="00000000" w:rsidR="00000000" w:rsidRPr="00000000">
        <w:rPr>
          <w:rtl w:val="0"/>
        </w:rPr>
      </w:r>
    </w:p>
    <w:p w:rsidR="00000000" w:rsidDel="00000000" w:rsidP="00000000" w:rsidRDefault="00000000" w:rsidRPr="00000000" w14:paraId="0000010D">
      <w:pPr>
        <w:tabs>
          <w:tab w:val="left" w:leader="none" w:pos="-5"/>
        </w:tabs>
        <w:spacing w:line="360" w:lineRule="auto"/>
        <w:ind w:left="720" w:right="0" w:hanging="861"/>
        <w:rPr>
          <w:b w:val="1"/>
          <w:sz w:val="20"/>
          <w:szCs w:val="20"/>
        </w:rPr>
      </w:pPr>
      <w:r w:rsidDel="00000000" w:rsidR="00000000" w:rsidRPr="00000000">
        <w:rPr>
          <w:rtl w:val="0"/>
        </w:rPr>
      </w:r>
    </w:p>
    <w:p w:rsidR="00000000" w:rsidDel="00000000" w:rsidP="00000000" w:rsidRDefault="00000000" w:rsidRPr="00000000" w14:paraId="0000010E">
      <w:pPr>
        <w:tabs>
          <w:tab w:val="left" w:leader="none" w:pos="-5"/>
        </w:tabs>
        <w:spacing w:line="360" w:lineRule="auto"/>
        <w:ind w:left="720" w:right="0" w:hanging="861"/>
        <w:rPr>
          <w:b w:val="1"/>
          <w:sz w:val="20"/>
          <w:szCs w:val="20"/>
        </w:rPr>
      </w:pPr>
      <w:r w:rsidDel="00000000" w:rsidR="00000000" w:rsidRPr="00000000">
        <w:rPr>
          <w:rtl w:val="0"/>
        </w:rPr>
      </w:r>
    </w:p>
    <w:p w:rsidR="00000000" w:rsidDel="00000000" w:rsidP="00000000" w:rsidRDefault="00000000" w:rsidRPr="00000000" w14:paraId="0000010F">
      <w:pPr>
        <w:tabs>
          <w:tab w:val="left" w:leader="none" w:pos="-5"/>
        </w:tabs>
        <w:spacing w:line="360" w:lineRule="auto"/>
        <w:ind w:left="720" w:right="0" w:hanging="861"/>
        <w:rPr/>
      </w:pPr>
      <w:r w:rsidDel="00000000" w:rsidR="00000000" w:rsidRPr="00000000">
        <w:rPr>
          <w:rtl w:val="0"/>
        </w:rPr>
        <w:t xml:space="preserve">DIAGRAMA 02</w:t>
      </w:r>
    </w:p>
    <w:p w:rsidR="00000000" w:rsidDel="00000000" w:rsidP="00000000" w:rsidRDefault="00000000" w:rsidRPr="00000000" w14:paraId="00000110">
      <w:pPr>
        <w:tabs>
          <w:tab w:val="left" w:leader="none" w:pos="709"/>
        </w:tabs>
        <w:spacing w:line="360" w:lineRule="auto"/>
        <w:ind w:left="0" w:right="0" w:firstLine="0"/>
        <w:rPr/>
      </w:pPr>
      <w:r w:rsidDel="00000000" w:rsidR="00000000" w:rsidRPr="00000000">
        <w:rPr>
          <w:rtl w:val="0"/>
        </w:rPr>
      </w:r>
    </w:p>
    <w:p w:rsidR="00000000" w:rsidDel="00000000" w:rsidP="00000000" w:rsidRDefault="00000000" w:rsidRPr="00000000" w14:paraId="00000111">
      <w:pPr>
        <w:spacing w:line="360" w:lineRule="auto"/>
        <w:rPr>
          <w:b w:val="1"/>
          <w:sz w:val="20"/>
          <w:szCs w:val="20"/>
        </w:rPr>
      </w:pPr>
      <w:r w:rsidDel="00000000" w:rsidR="00000000" w:rsidRPr="00000000">
        <w:rPr>
          <w:b w:val="1"/>
          <w:sz w:val="20"/>
          <w:szCs w:val="20"/>
          <w:rtl w:val="0"/>
        </w:rPr>
        <w:t xml:space="preserve">Fonte: O autor, 2022</w:t>
      </w:r>
    </w:p>
    <w:p w:rsidR="00000000" w:rsidDel="00000000" w:rsidP="00000000" w:rsidRDefault="00000000" w:rsidRPr="00000000" w14:paraId="00000112">
      <w:pPr>
        <w:pStyle w:val="Heading3"/>
        <w:numPr>
          <w:ilvl w:val="2"/>
          <w:numId w:val="4"/>
        </w:numPr>
        <w:tabs>
          <w:tab w:val="left" w:leader="none" w:pos="709"/>
        </w:tabs>
        <w:spacing w:line="360" w:lineRule="auto"/>
        <w:ind w:left="720" w:hanging="720"/>
        <w:rPr/>
      </w:pPr>
      <w:bookmarkStart w:colFirst="0" w:colLast="0" w:name="_heading=h.1ksv4uv" w:id="16"/>
      <w:bookmarkEnd w:id="16"/>
      <w:r w:rsidDel="00000000" w:rsidR="00000000" w:rsidRPr="00000000">
        <w:rPr>
          <w:rtl w:val="0"/>
        </w:rPr>
        <w:t xml:space="preserve">Cadastrar</w:t>
      </w:r>
    </w:p>
    <w:p w:rsidR="00000000" w:rsidDel="00000000" w:rsidP="00000000" w:rsidRDefault="00000000" w:rsidRPr="00000000" w14:paraId="00000113">
      <w:pPr>
        <w:spacing w:line="360" w:lineRule="auto"/>
        <w:ind w:left="0" w:right="0" w:firstLine="0"/>
        <w:rPr>
          <w:b w:val="1"/>
        </w:rPr>
      </w:pPr>
      <w:r w:rsidDel="00000000" w:rsidR="00000000" w:rsidRPr="00000000">
        <w:rPr>
          <w:rtl w:val="0"/>
        </w:rPr>
      </w:r>
    </w:p>
    <w:p w:rsidR="00000000" w:rsidDel="00000000" w:rsidP="00000000" w:rsidRDefault="00000000" w:rsidRPr="00000000" w14:paraId="00000114">
      <w:pPr>
        <w:pStyle w:val="Heading3"/>
        <w:numPr>
          <w:ilvl w:val="2"/>
          <w:numId w:val="4"/>
        </w:numPr>
        <w:tabs>
          <w:tab w:val="left" w:leader="none" w:pos="709"/>
        </w:tabs>
        <w:spacing w:line="360" w:lineRule="auto"/>
        <w:ind w:left="720" w:hanging="720"/>
        <w:rPr/>
      </w:pPr>
      <w:bookmarkStart w:colFirst="0" w:colLast="0" w:name="_heading=h.vsohz8hitavy" w:id="17"/>
      <w:bookmarkEnd w:id="17"/>
      <w:r w:rsidDel="00000000" w:rsidR="00000000" w:rsidRPr="00000000">
        <w:rPr>
          <w:rtl w:val="0"/>
        </w:rPr>
        <w:t xml:space="preserve">Logar</w:t>
      </w:r>
    </w:p>
    <w:p w:rsidR="00000000" w:rsidDel="00000000" w:rsidP="00000000" w:rsidRDefault="00000000" w:rsidRPr="00000000" w14:paraId="00000115">
      <w:pPr>
        <w:tabs>
          <w:tab w:val="left" w:leader="none" w:pos="709"/>
        </w:tabs>
        <w:spacing w:line="360" w:lineRule="auto"/>
        <w:ind w:left="0" w:right="0" w:firstLine="0"/>
        <w:rPr>
          <w:b w:val="1"/>
        </w:rPr>
      </w:pPr>
      <w:r w:rsidDel="00000000" w:rsidR="00000000" w:rsidRPr="00000000">
        <w:rPr>
          <w:rtl w:val="0"/>
        </w:rPr>
      </w:r>
    </w:p>
    <w:p w:rsidR="00000000" w:rsidDel="00000000" w:rsidP="00000000" w:rsidRDefault="00000000" w:rsidRPr="00000000" w14:paraId="00000116">
      <w:pPr>
        <w:pStyle w:val="Heading3"/>
        <w:numPr>
          <w:ilvl w:val="2"/>
          <w:numId w:val="4"/>
        </w:numPr>
        <w:tabs>
          <w:tab w:val="left" w:leader="none" w:pos="709"/>
        </w:tabs>
        <w:spacing w:line="360" w:lineRule="auto"/>
        <w:ind w:left="720" w:hanging="720"/>
        <w:rPr/>
      </w:pPr>
      <w:bookmarkStart w:colFirst="0" w:colLast="0" w:name="_heading=h.w4pjqu5od5l" w:id="18"/>
      <w:bookmarkEnd w:id="18"/>
      <w:r w:rsidDel="00000000" w:rsidR="00000000" w:rsidRPr="00000000">
        <w:rPr>
          <w:rtl w:val="0"/>
        </w:rPr>
        <w:t xml:space="preserve">Cadastro de funcionário/profissional</w:t>
      </w:r>
    </w:p>
    <w:p w:rsidR="00000000" w:rsidDel="00000000" w:rsidP="00000000" w:rsidRDefault="00000000" w:rsidRPr="00000000" w14:paraId="00000117">
      <w:pPr>
        <w:tabs>
          <w:tab w:val="left" w:leader="none" w:pos="709"/>
        </w:tabs>
        <w:spacing w:line="360" w:lineRule="auto"/>
        <w:ind w:left="0" w:right="0" w:firstLine="0"/>
        <w:rPr/>
      </w:pPr>
      <w:r w:rsidDel="00000000" w:rsidR="00000000" w:rsidRPr="00000000">
        <w:rPr>
          <w:rtl w:val="0"/>
        </w:rPr>
      </w:r>
    </w:p>
    <w:p w:rsidR="00000000" w:rsidDel="00000000" w:rsidP="00000000" w:rsidRDefault="00000000" w:rsidRPr="00000000" w14:paraId="00000118">
      <w:pPr>
        <w:tabs>
          <w:tab w:val="left" w:leader="none" w:pos="709"/>
        </w:tabs>
        <w:spacing w:line="360" w:lineRule="auto"/>
        <w:ind w:left="0" w:right="0" w:firstLine="0"/>
        <w:rPr/>
      </w:pPr>
      <w:r w:rsidDel="00000000" w:rsidR="00000000" w:rsidRPr="00000000">
        <w:rPr>
          <w:rtl w:val="0"/>
        </w:rPr>
      </w:r>
    </w:p>
    <w:p w:rsidR="00000000" w:rsidDel="00000000" w:rsidP="00000000" w:rsidRDefault="00000000" w:rsidRPr="00000000" w14:paraId="00000119">
      <w:pPr>
        <w:pStyle w:val="Heading3"/>
        <w:numPr>
          <w:ilvl w:val="2"/>
          <w:numId w:val="4"/>
        </w:numPr>
        <w:tabs>
          <w:tab w:val="left" w:leader="none" w:pos="709"/>
        </w:tabs>
        <w:spacing w:after="0" w:before="240" w:line="360" w:lineRule="auto"/>
        <w:ind w:left="720" w:hanging="720"/>
        <w:rPr/>
      </w:pPr>
      <w:bookmarkStart w:colFirst="0" w:colLast="0" w:name="_heading=h.iimt9dgudcin" w:id="19"/>
      <w:bookmarkEnd w:id="19"/>
      <w:r w:rsidDel="00000000" w:rsidR="00000000" w:rsidRPr="00000000">
        <w:rPr>
          <w:rtl w:val="0"/>
        </w:rPr>
        <w:t xml:space="preserve">Consultar profissionais </w:t>
      </w:r>
    </w:p>
    <w:p w:rsidR="00000000" w:rsidDel="00000000" w:rsidP="00000000" w:rsidRDefault="00000000" w:rsidRPr="00000000" w14:paraId="0000011A">
      <w:pPr>
        <w:tabs>
          <w:tab w:val="left" w:leader="none" w:pos="709"/>
        </w:tabs>
        <w:spacing w:line="360" w:lineRule="auto"/>
        <w:ind w:left="720" w:right="0" w:firstLine="0"/>
        <w:rPr/>
      </w:pPr>
      <w:r w:rsidDel="00000000" w:rsidR="00000000" w:rsidRPr="00000000">
        <w:rPr>
          <w:rtl w:val="0"/>
        </w:rPr>
      </w:r>
    </w:p>
    <w:p w:rsidR="00000000" w:rsidDel="00000000" w:rsidP="00000000" w:rsidRDefault="00000000" w:rsidRPr="00000000" w14:paraId="0000011B">
      <w:pPr>
        <w:spacing w:line="360" w:lineRule="auto"/>
        <w:ind w:left="0" w:right="0" w:firstLine="0"/>
        <w:rPr/>
      </w:pPr>
      <w:r w:rsidDel="00000000" w:rsidR="00000000" w:rsidRPr="00000000">
        <w:rPr>
          <w:rtl w:val="0"/>
        </w:rPr>
      </w:r>
    </w:p>
    <w:p w:rsidR="00000000" w:rsidDel="00000000" w:rsidP="00000000" w:rsidRDefault="00000000" w:rsidRPr="00000000" w14:paraId="0000011C">
      <w:pPr>
        <w:pStyle w:val="Heading3"/>
        <w:numPr>
          <w:ilvl w:val="2"/>
          <w:numId w:val="4"/>
        </w:numPr>
        <w:tabs>
          <w:tab w:val="left" w:leader="none" w:pos="709"/>
        </w:tabs>
        <w:spacing w:line="360" w:lineRule="auto"/>
        <w:ind w:left="720" w:hanging="720"/>
        <w:rPr/>
      </w:pPr>
      <w:bookmarkStart w:colFirst="0" w:colLast="0" w:name="_heading=h.hyvwenoixavx" w:id="20"/>
      <w:bookmarkEnd w:id="20"/>
      <w:r w:rsidDel="00000000" w:rsidR="00000000" w:rsidRPr="00000000">
        <w:rPr>
          <w:rtl w:val="0"/>
        </w:rPr>
        <w:t xml:space="preserve">Agendamento</w:t>
      </w:r>
    </w:p>
    <w:p w:rsidR="00000000" w:rsidDel="00000000" w:rsidP="00000000" w:rsidRDefault="00000000" w:rsidRPr="00000000" w14:paraId="0000011D">
      <w:pPr>
        <w:tabs>
          <w:tab w:val="left" w:leader="none" w:pos="709"/>
        </w:tabs>
        <w:spacing w:line="360" w:lineRule="auto"/>
        <w:ind w:left="0" w:right="0" w:firstLine="0"/>
        <w:rPr/>
      </w:pPr>
      <w:r w:rsidDel="00000000" w:rsidR="00000000" w:rsidRPr="00000000">
        <w:rPr>
          <w:rtl w:val="0"/>
        </w:rPr>
      </w:r>
    </w:p>
    <w:p w:rsidR="00000000" w:rsidDel="00000000" w:rsidP="00000000" w:rsidRDefault="00000000" w:rsidRPr="00000000" w14:paraId="0000011E">
      <w:pPr>
        <w:spacing w:line="360" w:lineRule="auto"/>
        <w:ind w:left="0" w:right="0" w:firstLine="0"/>
        <w:rPr/>
      </w:pPr>
      <w:r w:rsidDel="00000000" w:rsidR="00000000" w:rsidRPr="00000000">
        <w:rPr>
          <w:rtl w:val="0"/>
        </w:rPr>
      </w:r>
    </w:p>
    <w:p w:rsidR="00000000" w:rsidDel="00000000" w:rsidP="00000000" w:rsidRDefault="00000000" w:rsidRPr="00000000" w14:paraId="0000011F">
      <w:pPr>
        <w:spacing w:line="360" w:lineRule="auto"/>
        <w:ind w:left="0" w:right="0" w:firstLine="0"/>
        <w:rPr/>
      </w:pPr>
      <w:r w:rsidDel="00000000" w:rsidR="00000000" w:rsidRPr="00000000">
        <w:rPr>
          <w:rtl w:val="0"/>
        </w:rPr>
      </w:r>
    </w:p>
    <w:p w:rsidR="00000000" w:rsidDel="00000000" w:rsidP="00000000" w:rsidRDefault="00000000" w:rsidRPr="00000000" w14:paraId="00000120">
      <w:pPr>
        <w:pStyle w:val="Heading2"/>
        <w:numPr>
          <w:ilvl w:val="1"/>
          <w:numId w:val="4"/>
        </w:numPr>
        <w:tabs>
          <w:tab w:val="left" w:leader="none" w:pos="0"/>
        </w:tabs>
        <w:ind w:left="578" w:right="0" w:hanging="578"/>
        <w:rPr/>
      </w:pPr>
      <w:bookmarkStart w:colFirst="0" w:colLast="0" w:name="_heading=h.1y810tw" w:id="21"/>
      <w:bookmarkEnd w:id="21"/>
      <w:r w:rsidDel="00000000" w:rsidR="00000000" w:rsidRPr="00000000">
        <w:rPr>
          <w:rtl w:val="0"/>
        </w:rPr>
        <w:t xml:space="preserve">Diagrama de Classe</w:t>
      </w:r>
    </w:p>
    <w:p w:rsidR="00000000" w:rsidDel="00000000" w:rsidP="00000000" w:rsidRDefault="00000000" w:rsidRPr="00000000" w14:paraId="00000121">
      <w:pPr>
        <w:spacing w:line="360" w:lineRule="auto"/>
        <w:ind w:left="0" w:right="0" w:firstLine="0"/>
        <w:rPr>
          <w:b w:val="1"/>
          <w:sz w:val="20"/>
          <w:szCs w:val="20"/>
        </w:rPr>
      </w:pPr>
      <w:r w:rsidDel="00000000" w:rsidR="00000000" w:rsidRPr="00000000">
        <w:rPr>
          <w:b w:val="1"/>
          <w:sz w:val="20"/>
          <w:szCs w:val="20"/>
          <w:rtl w:val="0"/>
        </w:rPr>
        <w:t xml:space="preserve">Fonte: O autor, 2022</w:t>
      </w:r>
    </w:p>
    <w:p w:rsidR="00000000" w:rsidDel="00000000" w:rsidP="00000000" w:rsidRDefault="00000000" w:rsidRPr="00000000" w14:paraId="00000122">
      <w:pPr>
        <w:pStyle w:val="Heading2"/>
        <w:numPr>
          <w:ilvl w:val="1"/>
          <w:numId w:val="4"/>
        </w:numPr>
        <w:tabs>
          <w:tab w:val="left" w:leader="none" w:pos="0"/>
        </w:tabs>
        <w:ind w:left="578" w:right="0" w:hanging="578"/>
        <w:rPr/>
      </w:pPr>
      <w:bookmarkStart w:colFirst="0" w:colLast="0" w:name="_heading=h.4i7ojhp" w:id="22"/>
      <w:bookmarkEnd w:id="22"/>
      <w:r w:rsidDel="00000000" w:rsidR="00000000" w:rsidRPr="00000000">
        <w:rPr>
          <w:rtl w:val="0"/>
        </w:rPr>
        <w:t xml:space="preserve">Diagrama de Sequência </w:t>
      </w:r>
    </w:p>
    <w:p w:rsidR="00000000" w:rsidDel="00000000" w:rsidP="00000000" w:rsidRDefault="00000000" w:rsidRPr="00000000" w14:paraId="00000123">
      <w:pPr>
        <w:spacing w:line="360" w:lineRule="auto"/>
        <w:ind w:left="709" w:right="0" w:firstLine="0"/>
        <w:rPr/>
      </w:pPr>
      <w:r w:rsidDel="00000000" w:rsidR="00000000" w:rsidRPr="00000000">
        <w:rPr>
          <w:rtl w:val="0"/>
        </w:rPr>
      </w:r>
    </w:p>
    <w:p w:rsidR="00000000" w:rsidDel="00000000" w:rsidP="00000000" w:rsidRDefault="00000000" w:rsidRPr="00000000" w14:paraId="00000124">
      <w:pPr>
        <w:spacing w:line="360" w:lineRule="auto"/>
        <w:ind w:left="709" w:right="0" w:hanging="709"/>
        <w:rPr/>
      </w:pPr>
      <w:r w:rsidDel="00000000" w:rsidR="00000000" w:rsidRPr="00000000">
        <w:rPr>
          <w:rtl w:val="0"/>
        </w:rPr>
      </w:r>
    </w:p>
    <w:p w:rsidR="00000000" w:rsidDel="00000000" w:rsidP="00000000" w:rsidRDefault="00000000" w:rsidRPr="00000000" w14:paraId="00000125">
      <w:pPr>
        <w:spacing w:line="360" w:lineRule="auto"/>
        <w:ind w:left="709" w:right="0" w:firstLine="0"/>
        <w:rPr>
          <w:sz w:val="22"/>
          <w:szCs w:val="22"/>
        </w:rPr>
      </w:pPr>
      <w:r w:rsidDel="00000000" w:rsidR="00000000" w:rsidRPr="00000000">
        <w:rPr>
          <w:rtl w:val="0"/>
        </w:rPr>
      </w:r>
    </w:p>
    <w:p w:rsidR="00000000" w:rsidDel="00000000" w:rsidP="00000000" w:rsidRDefault="00000000" w:rsidRPr="00000000" w14:paraId="00000126">
      <w:pPr>
        <w:spacing w:line="360" w:lineRule="auto"/>
        <w:ind w:left="0" w:right="0" w:firstLine="0"/>
        <w:rPr>
          <w:b w:val="1"/>
          <w:sz w:val="20"/>
          <w:szCs w:val="20"/>
        </w:rPr>
      </w:pPr>
      <w:r w:rsidDel="00000000" w:rsidR="00000000" w:rsidRPr="00000000">
        <w:rPr>
          <w:b w:val="1"/>
          <w:sz w:val="20"/>
          <w:szCs w:val="20"/>
          <w:rtl w:val="0"/>
        </w:rPr>
        <w:t xml:space="preserve">Fonte: O autor, 2022</w:t>
      </w:r>
    </w:p>
    <w:p w:rsidR="00000000" w:rsidDel="00000000" w:rsidP="00000000" w:rsidRDefault="00000000" w:rsidRPr="00000000" w14:paraId="00000127">
      <w:pPr>
        <w:spacing w:line="360" w:lineRule="auto"/>
        <w:ind w:left="0" w:right="0" w:firstLine="0"/>
        <w:rPr/>
      </w:pPr>
      <w:r w:rsidDel="00000000" w:rsidR="00000000" w:rsidRPr="00000000">
        <w:rPr>
          <w:rtl w:val="0"/>
        </w:rPr>
      </w:r>
    </w:p>
    <w:p w:rsidR="00000000" w:rsidDel="00000000" w:rsidP="00000000" w:rsidRDefault="00000000" w:rsidRPr="00000000" w14:paraId="00000128">
      <w:pPr>
        <w:spacing w:line="360" w:lineRule="auto"/>
        <w:ind w:left="0" w:right="0" w:firstLine="0"/>
        <w:rPr/>
      </w:pPr>
      <w:r w:rsidDel="00000000" w:rsidR="00000000" w:rsidRPr="00000000">
        <w:rPr>
          <w:rtl w:val="0"/>
        </w:rPr>
      </w:r>
    </w:p>
    <w:p w:rsidR="00000000" w:rsidDel="00000000" w:rsidP="00000000" w:rsidRDefault="00000000" w:rsidRPr="00000000" w14:paraId="00000129">
      <w:pPr>
        <w:pStyle w:val="Heading2"/>
        <w:numPr>
          <w:ilvl w:val="1"/>
          <w:numId w:val="4"/>
        </w:numPr>
        <w:tabs>
          <w:tab w:val="left" w:leader="none" w:pos="0"/>
        </w:tabs>
        <w:ind w:left="578" w:right="0" w:hanging="578"/>
        <w:rPr/>
      </w:pPr>
      <w:bookmarkStart w:colFirst="0" w:colLast="0" w:name="_heading=h.2xcytpi" w:id="23"/>
      <w:bookmarkEnd w:id="23"/>
      <w:r w:rsidDel="00000000" w:rsidR="00000000" w:rsidRPr="00000000">
        <w:rPr>
          <w:rtl w:val="0"/>
        </w:rPr>
        <w:t xml:space="preserve">Diagrama de Atividade</w:t>
      </w:r>
    </w:p>
    <w:p w:rsidR="00000000" w:rsidDel="00000000" w:rsidP="00000000" w:rsidRDefault="00000000" w:rsidRPr="00000000" w14:paraId="0000012A">
      <w:pPr>
        <w:spacing w:line="360" w:lineRule="auto"/>
        <w:ind w:left="709" w:right="0" w:hanging="709"/>
        <w:rPr/>
      </w:pPr>
      <w:r w:rsidDel="00000000" w:rsidR="00000000" w:rsidRPr="00000000">
        <w:rPr>
          <w:rtl w:val="0"/>
        </w:rPr>
      </w:r>
    </w:p>
    <w:p w:rsidR="00000000" w:rsidDel="00000000" w:rsidP="00000000" w:rsidRDefault="00000000" w:rsidRPr="00000000" w14:paraId="0000012B">
      <w:pPr>
        <w:spacing w:line="360" w:lineRule="auto"/>
        <w:ind w:left="0" w:right="0" w:firstLine="0"/>
        <w:rPr>
          <w:b w:val="1"/>
          <w:sz w:val="20"/>
          <w:szCs w:val="20"/>
        </w:rPr>
      </w:pPr>
      <w:r w:rsidDel="00000000" w:rsidR="00000000" w:rsidRPr="00000000">
        <w:rPr>
          <w:b w:val="1"/>
          <w:sz w:val="20"/>
          <w:szCs w:val="20"/>
          <w:rtl w:val="0"/>
        </w:rPr>
        <w:t xml:space="preserve">Fonte: O autor, 2022</w:t>
      </w:r>
    </w:p>
    <w:p w:rsidR="00000000" w:rsidDel="00000000" w:rsidP="00000000" w:rsidRDefault="00000000" w:rsidRPr="00000000" w14:paraId="0000012C">
      <w:pPr>
        <w:pStyle w:val="Heading1"/>
        <w:numPr>
          <w:ilvl w:val="0"/>
          <w:numId w:val="4"/>
        </w:numPr>
        <w:tabs>
          <w:tab w:val="left" w:leader="none" w:pos="709"/>
        </w:tabs>
        <w:spacing w:line="360" w:lineRule="auto"/>
        <w:ind w:left="0" w:right="0" w:firstLine="0"/>
        <w:rPr/>
      </w:pPr>
      <w:bookmarkStart w:colFirst="0" w:colLast="0" w:name="_heading=h.1ci93xb" w:id="24"/>
      <w:bookmarkEnd w:id="24"/>
      <w:r w:rsidDel="00000000" w:rsidR="00000000" w:rsidRPr="00000000">
        <w:rPr>
          <w:rtl w:val="0"/>
        </w:rPr>
        <w:t xml:space="preserve">Telas </w:t>
      </w:r>
    </w:p>
    <w:p w:rsidR="00000000" w:rsidDel="00000000" w:rsidP="00000000" w:rsidRDefault="00000000" w:rsidRPr="00000000" w14:paraId="0000012D">
      <w:pPr>
        <w:tabs>
          <w:tab w:val="left" w:leader="none" w:pos="709"/>
        </w:tabs>
        <w:spacing w:line="360" w:lineRule="auto"/>
        <w:ind w:left="0" w:right="0" w:firstLine="0"/>
        <w:rPr/>
      </w:pPr>
      <w:r w:rsidDel="00000000" w:rsidR="00000000" w:rsidRPr="00000000">
        <w:rPr>
          <w:rtl w:val="0"/>
        </w:rPr>
      </w:r>
    </w:p>
    <w:p w:rsidR="00000000" w:rsidDel="00000000" w:rsidP="00000000" w:rsidRDefault="00000000" w:rsidRPr="00000000" w14:paraId="0000012E">
      <w:pPr>
        <w:tabs>
          <w:tab w:val="left" w:leader="none" w:pos="709"/>
        </w:tabs>
        <w:spacing w:line="360" w:lineRule="auto"/>
        <w:ind w:left="0" w:right="0" w:firstLine="0"/>
        <w:rPr/>
      </w:pPr>
      <w:r w:rsidDel="00000000" w:rsidR="00000000" w:rsidRPr="00000000">
        <w:rPr>
          <w:rtl w:val="0"/>
        </w:rPr>
      </w:r>
    </w:p>
    <w:p w:rsidR="00000000" w:rsidDel="00000000" w:rsidP="00000000" w:rsidRDefault="00000000" w:rsidRPr="00000000" w14:paraId="0000012F">
      <w:pPr>
        <w:tabs>
          <w:tab w:val="left" w:leader="none" w:pos="709"/>
        </w:tabs>
        <w:spacing w:line="360" w:lineRule="auto"/>
        <w:ind w:left="0" w:right="0" w:firstLine="0"/>
        <w:rPr/>
      </w:pPr>
      <w:r w:rsidDel="00000000" w:rsidR="00000000" w:rsidRPr="00000000">
        <w:rPr>
          <w:rtl w:val="0"/>
        </w:rPr>
      </w:r>
    </w:p>
    <w:p w:rsidR="00000000" w:rsidDel="00000000" w:rsidP="00000000" w:rsidRDefault="00000000" w:rsidRPr="00000000" w14:paraId="00000130">
      <w:pPr>
        <w:tabs>
          <w:tab w:val="left" w:leader="none" w:pos="709"/>
        </w:tabs>
        <w:spacing w:line="360" w:lineRule="auto"/>
        <w:ind w:left="0" w:right="0" w:firstLine="0"/>
        <w:rPr/>
      </w:pPr>
      <w:r w:rsidDel="00000000" w:rsidR="00000000" w:rsidRPr="00000000">
        <w:rPr>
          <w:rtl w:val="0"/>
        </w:rPr>
      </w:r>
    </w:p>
    <w:p w:rsidR="00000000" w:rsidDel="00000000" w:rsidP="00000000" w:rsidRDefault="00000000" w:rsidRPr="00000000" w14:paraId="00000131">
      <w:pPr>
        <w:tabs>
          <w:tab w:val="left" w:leader="none" w:pos="709"/>
        </w:tabs>
        <w:spacing w:line="360" w:lineRule="auto"/>
        <w:ind w:left="0" w:right="0" w:firstLine="0"/>
        <w:rPr/>
      </w:pPr>
      <w:r w:rsidDel="00000000" w:rsidR="00000000" w:rsidRPr="00000000">
        <w:rPr>
          <w:rtl w:val="0"/>
        </w:rPr>
      </w:r>
    </w:p>
    <w:p w:rsidR="00000000" w:rsidDel="00000000" w:rsidP="00000000" w:rsidRDefault="00000000" w:rsidRPr="00000000" w14:paraId="00000132">
      <w:pPr>
        <w:tabs>
          <w:tab w:val="left" w:leader="none" w:pos="709"/>
        </w:tabs>
        <w:spacing w:line="360" w:lineRule="auto"/>
        <w:ind w:left="0" w:right="0" w:firstLine="0"/>
        <w:rPr/>
      </w:pPr>
      <w:r w:rsidDel="00000000" w:rsidR="00000000" w:rsidRPr="00000000">
        <w:rPr>
          <w:rtl w:val="0"/>
        </w:rPr>
      </w:r>
    </w:p>
    <w:p w:rsidR="00000000" w:rsidDel="00000000" w:rsidP="00000000" w:rsidRDefault="00000000" w:rsidRPr="00000000" w14:paraId="00000133">
      <w:pPr>
        <w:tabs>
          <w:tab w:val="left" w:leader="none" w:pos="709"/>
        </w:tabs>
        <w:spacing w:line="360" w:lineRule="auto"/>
        <w:ind w:left="0" w:right="0" w:firstLine="0"/>
        <w:rPr/>
      </w:pPr>
      <w:r w:rsidDel="00000000" w:rsidR="00000000" w:rsidRPr="00000000">
        <w:rPr>
          <w:rtl w:val="0"/>
        </w:rPr>
      </w:r>
    </w:p>
    <w:p w:rsidR="00000000" w:rsidDel="00000000" w:rsidP="00000000" w:rsidRDefault="00000000" w:rsidRPr="00000000" w14:paraId="00000134">
      <w:pPr>
        <w:tabs>
          <w:tab w:val="left" w:leader="none" w:pos="709"/>
        </w:tabs>
        <w:spacing w:line="360" w:lineRule="auto"/>
        <w:ind w:left="0" w:right="0" w:firstLine="0"/>
        <w:rPr/>
      </w:pPr>
      <w:r w:rsidDel="00000000" w:rsidR="00000000" w:rsidRPr="00000000">
        <w:rPr>
          <w:rtl w:val="0"/>
        </w:rPr>
      </w:r>
    </w:p>
    <w:p w:rsidR="00000000" w:rsidDel="00000000" w:rsidP="00000000" w:rsidRDefault="00000000" w:rsidRPr="00000000" w14:paraId="00000135">
      <w:pPr>
        <w:tabs>
          <w:tab w:val="left" w:leader="none" w:pos="709"/>
        </w:tabs>
        <w:spacing w:line="360" w:lineRule="auto"/>
        <w:ind w:left="0" w:right="0" w:firstLine="0"/>
        <w:rPr/>
      </w:pPr>
      <w:r w:rsidDel="00000000" w:rsidR="00000000" w:rsidRPr="00000000">
        <w:rPr>
          <w:rtl w:val="0"/>
        </w:rPr>
      </w:r>
    </w:p>
    <w:p w:rsidR="00000000" w:rsidDel="00000000" w:rsidP="00000000" w:rsidRDefault="00000000" w:rsidRPr="00000000" w14:paraId="00000136">
      <w:pPr>
        <w:tabs>
          <w:tab w:val="left" w:leader="none" w:pos="709"/>
        </w:tabs>
        <w:spacing w:line="360" w:lineRule="auto"/>
        <w:ind w:left="0" w:right="0" w:firstLine="0"/>
        <w:rPr/>
      </w:pPr>
      <w:r w:rsidDel="00000000" w:rsidR="00000000" w:rsidRPr="00000000">
        <w:rPr>
          <w:rtl w:val="0"/>
        </w:rPr>
      </w:r>
    </w:p>
    <w:p w:rsidR="00000000" w:rsidDel="00000000" w:rsidP="00000000" w:rsidRDefault="00000000" w:rsidRPr="00000000" w14:paraId="00000137">
      <w:pPr>
        <w:tabs>
          <w:tab w:val="left" w:leader="none" w:pos="709"/>
        </w:tabs>
        <w:spacing w:line="360" w:lineRule="auto"/>
        <w:ind w:left="0" w:right="0" w:firstLine="0"/>
        <w:rPr/>
      </w:pPr>
      <w:r w:rsidDel="00000000" w:rsidR="00000000" w:rsidRPr="00000000">
        <w:rPr>
          <w:rtl w:val="0"/>
        </w:rPr>
      </w:r>
    </w:p>
    <w:p w:rsidR="00000000" w:rsidDel="00000000" w:rsidP="00000000" w:rsidRDefault="00000000" w:rsidRPr="00000000" w14:paraId="00000138">
      <w:pPr>
        <w:tabs>
          <w:tab w:val="left" w:leader="none" w:pos="709"/>
        </w:tabs>
        <w:spacing w:line="360" w:lineRule="auto"/>
        <w:ind w:left="0" w:right="0" w:firstLine="0"/>
        <w:rPr/>
      </w:pPr>
      <w:r w:rsidDel="00000000" w:rsidR="00000000" w:rsidRPr="00000000">
        <w:rPr>
          <w:rtl w:val="0"/>
        </w:rPr>
      </w:r>
    </w:p>
    <w:p w:rsidR="00000000" w:rsidDel="00000000" w:rsidP="00000000" w:rsidRDefault="00000000" w:rsidRPr="00000000" w14:paraId="00000139">
      <w:pPr>
        <w:tabs>
          <w:tab w:val="left" w:leader="none" w:pos="709"/>
        </w:tabs>
        <w:spacing w:line="360" w:lineRule="auto"/>
        <w:ind w:left="0" w:right="0" w:firstLine="0"/>
        <w:rPr/>
      </w:pPr>
      <w:r w:rsidDel="00000000" w:rsidR="00000000" w:rsidRPr="00000000">
        <w:rPr>
          <w:rtl w:val="0"/>
        </w:rPr>
      </w:r>
    </w:p>
    <w:p w:rsidR="00000000" w:rsidDel="00000000" w:rsidP="00000000" w:rsidRDefault="00000000" w:rsidRPr="00000000" w14:paraId="0000013A">
      <w:pPr>
        <w:tabs>
          <w:tab w:val="left" w:leader="none" w:pos="709"/>
        </w:tabs>
        <w:spacing w:line="360" w:lineRule="auto"/>
        <w:ind w:left="0" w:right="0" w:firstLine="0"/>
        <w:rPr/>
      </w:pPr>
      <w:r w:rsidDel="00000000" w:rsidR="00000000" w:rsidRPr="00000000">
        <w:rPr>
          <w:rtl w:val="0"/>
        </w:rPr>
      </w:r>
    </w:p>
    <w:p w:rsidR="00000000" w:rsidDel="00000000" w:rsidP="00000000" w:rsidRDefault="00000000" w:rsidRPr="00000000" w14:paraId="0000013B">
      <w:pPr>
        <w:tabs>
          <w:tab w:val="left" w:leader="none" w:pos="709"/>
        </w:tabs>
        <w:spacing w:line="360" w:lineRule="auto"/>
        <w:ind w:left="0" w:right="0" w:firstLine="0"/>
        <w:rPr/>
      </w:pPr>
      <w:r w:rsidDel="00000000" w:rsidR="00000000" w:rsidRPr="00000000">
        <w:rPr>
          <w:rtl w:val="0"/>
        </w:rPr>
      </w:r>
    </w:p>
    <w:p w:rsidR="00000000" w:rsidDel="00000000" w:rsidP="00000000" w:rsidRDefault="00000000" w:rsidRPr="00000000" w14:paraId="0000013C">
      <w:pPr>
        <w:tabs>
          <w:tab w:val="left" w:leader="none" w:pos="709"/>
        </w:tabs>
        <w:spacing w:line="360" w:lineRule="auto"/>
        <w:ind w:left="0" w:right="0" w:firstLine="0"/>
        <w:rPr/>
      </w:pPr>
      <w:r w:rsidDel="00000000" w:rsidR="00000000" w:rsidRPr="00000000">
        <w:rPr>
          <w:rtl w:val="0"/>
        </w:rPr>
      </w:r>
    </w:p>
    <w:p w:rsidR="00000000" w:rsidDel="00000000" w:rsidP="00000000" w:rsidRDefault="00000000" w:rsidRPr="00000000" w14:paraId="0000013D">
      <w:pPr>
        <w:tabs>
          <w:tab w:val="left" w:leader="none" w:pos="709"/>
        </w:tabs>
        <w:spacing w:line="360" w:lineRule="auto"/>
        <w:ind w:left="0" w:right="0" w:firstLine="0"/>
        <w:rPr/>
      </w:pPr>
      <w:r w:rsidDel="00000000" w:rsidR="00000000" w:rsidRPr="00000000">
        <w:rPr>
          <w:rtl w:val="0"/>
        </w:rPr>
      </w:r>
    </w:p>
    <w:p w:rsidR="00000000" w:rsidDel="00000000" w:rsidP="00000000" w:rsidRDefault="00000000" w:rsidRPr="00000000" w14:paraId="0000013E">
      <w:pPr>
        <w:tabs>
          <w:tab w:val="left" w:leader="none" w:pos="709"/>
        </w:tabs>
        <w:spacing w:line="360" w:lineRule="auto"/>
        <w:ind w:left="0" w:right="0" w:firstLine="0"/>
        <w:rPr/>
      </w:pPr>
      <w:r w:rsidDel="00000000" w:rsidR="00000000" w:rsidRPr="00000000">
        <w:rPr>
          <w:rtl w:val="0"/>
        </w:rPr>
      </w:r>
    </w:p>
    <w:p w:rsidR="00000000" w:rsidDel="00000000" w:rsidP="00000000" w:rsidRDefault="00000000" w:rsidRPr="00000000" w14:paraId="0000013F">
      <w:pPr>
        <w:tabs>
          <w:tab w:val="left" w:leader="none" w:pos="709"/>
        </w:tabs>
        <w:spacing w:line="360" w:lineRule="auto"/>
        <w:ind w:left="0" w:right="0" w:firstLine="0"/>
        <w:rPr/>
      </w:pPr>
      <w:r w:rsidDel="00000000" w:rsidR="00000000" w:rsidRPr="00000000">
        <w:rPr>
          <w:rtl w:val="0"/>
        </w:rPr>
      </w:r>
    </w:p>
    <w:p w:rsidR="00000000" w:rsidDel="00000000" w:rsidP="00000000" w:rsidRDefault="00000000" w:rsidRPr="00000000" w14:paraId="00000140">
      <w:pPr>
        <w:tabs>
          <w:tab w:val="left" w:leader="none" w:pos="709"/>
        </w:tabs>
        <w:spacing w:line="360" w:lineRule="auto"/>
        <w:ind w:left="0" w:right="0" w:firstLine="0"/>
        <w:rPr/>
      </w:pPr>
      <w:r w:rsidDel="00000000" w:rsidR="00000000" w:rsidRPr="00000000">
        <w:rPr>
          <w:rtl w:val="0"/>
        </w:rPr>
      </w:r>
    </w:p>
    <w:p w:rsidR="00000000" w:rsidDel="00000000" w:rsidP="00000000" w:rsidRDefault="00000000" w:rsidRPr="00000000" w14:paraId="00000141">
      <w:pPr>
        <w:tabs>
          <w:tab w:val="left" w:leader="none" w:pos="709"/>
        </w:tabs>
        <w:spacing w:line="360" w:lineRule="auto"/>
        <w:ind w:left="0" w:right="0" w:firstLine="0"/>
        <w:rPr/>
      </w:pPr>
      <w:r w:rsidDel="00000000" w:rsidR="00000000" w:rsidRPr="00000000">
        <w:rPr>
          <w:rtl w:val="0"/>
        </w:rPr>
      </w:r>
    </w:p>
    <w:p w:rsidR="00000000" w:rsidDel="00000000" w:rsidP="00000000" w:rsidRDefault="00000000" w:rsidRPr="00000000" w14:paraId="00000142">
      <w:pPr>
        <w:tabs>
          <w:tab w:val="left" w:leader="none" w:pos="709"/>
        </w:tabs>
        <w:spacing w:line="360" w:lineRule="auto"/>
        <w:ind w:left="0" w:right="0" w:firstLine="0"/>
        <w:rPr/>
      </w:pPr>
      <w:r w:rsidDel="00000000" w:rsidR="00000000" w:rsidRPr="00000000">
        <w:rPr>
          <w:rtl w:val="0"/>
        </w:rPr>
      </w:r>
    </w:p>
    <w:p w:rsidR="00000000" w:rsidDel="00000000" w:rsidP="00000000" w:rsidRDefault="00000000" w:rsidRPr="00000000" w14:paraId="00000143">
      <w:pPr>
        <w:tabs>
          <w:tab w:val="left" w:leader="none" w:pos="709"/>
        </w:tabs>
        <w:spacing w:line="360" w:lineRule="auto"/>
        <w:ind w:left="0" w:right="0" w:firstLine="0"/>
        <w:rPr/>
      </w:pPr>
      <w:r w:rsidDel="00000000" w:rsidR="00000000" w:rsidRPr="00000000">
        <w:rPr>
          <w:rtl w:val="0"/>
        </w:rPr>
      </w:r>
    </w:p>
    <w:p w:rsidR="00000000" w:rsidDel="00000000" w:rsidP="00000000" w:rsidRDefault="00000000" w:rsidRPr="00000000" w14:paraId="00000144">
      <w:pPr>
        <w:tabs>
          <w:tab w:val="left" w:leader="none" w:pos="709"/>
        </w:tabs>
        <w:spacing w:line="360" w:lineRule="auto"/>
        <w:ind w:left="0" w:right="0" w:firstLine="0"/>
        <w:rPr/>
      </w:pPr>
      <w:r w:rsidDel="00000000" w:rsidR="00000000" w:rsidRPr="00000000">
        <w:rPr>
          <w:rtl w:val="0"/>
        </w:rPr>
      </w:r>
    </w:p>
    <w:p w:rsidR="00000000" w:rsidDel="00000000" w:rsidP="00000000" w:rsidRDefault="00000000" w:rsidRPr="00000000" w14:paraId="00000145">
      <w:pPr>
        <w:tabs>
          <w:tab w:val="left" w:leader="none" w:pos="709"/>
        </w:tabs>
        <w:spacing w:line="360" w:lineRule="auto"/>
        <w:ind w:left="0" w:right="0" w:firstLine="0"/>
        <w:rPr/>
      </w:pPr>
      <w:r w:rsidDel="00000000" w:rsidR="00000000" w:rsidRPr="00000000">
        <w:rPr>
          <w:rtl w:val="0"/>
        </w:rPr>
      </w:r>
    </w:p>
    <w:p w:rsidR="00000000" w:rsidDel="00000000" w:rsidP="00000000" w:rsidRDefault="00000000" w:rsidRPr="00000000" w14:paraId="00000146">
      <w:pPr>
        <w:tabs>
          <w:tab w:val="left" w:leader="none" w:pos="709"/>
        </w:tabs>
        <w:spacing w:line="360" w:lineRule="auto"/>
        <w:ind w:left="0" w:right="0" w:firstLine="0"/>
        <w:rPr/>
      </w:pPr>
      <w:r w:rsidDel="00000000" w:rsidR="00000000" w:rsidRPr="00000000">
        <w:rPr>
          <w:rtl w:val="0"/>
        </w:rPr>
      </w:r>
    </w:p>
    <w:p w:rsidR="00000000" w:rsidDel="00000000" w:rsidP="00000000" w:rsidRDefault="00000000" w:rsidRPr="00000000" w14:paraId="00000147">
      <w:pPr>
        <w:tabs>
          <w:tab w:val="left" w:leader="none" w:pos="709"/>
        </w:tabs>
        <w:spacing w:line="360" w:lineRule="auto"/>
        <w:ind w:left="0" w:right="0" w:firstLine="0"/>
        <w:rPr/>
      </w:pPr>
      <w:r w:rsidDel="00000000" w:rsidR="00000000" w:rsidRPr="00000000">
        <w:rPr>
          <w:rtl w:val="0"/>
        </w:rPr>
      </w:r>
    </w:p>
    <w:p w:rsidR="00000000" w:rsidDel="00000000" w:rsidP="00000000" w:rsidRDefault="00000000" w:rsidRPr="00000000" w14:paraId="00000148">
      <w:pPr>
        <w:tabs>
          <w:tab w:val="left" w:leader="none" w:pos="709"/>
        </w:tabs>
        <w:spacing w:line="360" w:lineRule="auto"/>
        <w:ind w:left="0" w:right="0" w:firstLine="0"/>
        <w:rPr/>
      </w:pPr>
      <w:r w:rsidDel="00000000" w:rsidR="00000000" w:rsidRPr="00000000">
        <w:rPr>
          <w:rtl w:val="0"/>
        </w:rPr>
      </w:r>
    </w:p>
    <w:p w:rsidR="00000000" w:rsidDel="00000000" w:rsidP="00000000" w:rsidRDefault="00000000" w:rsidRPr="00000000" w14:paraId="00000149">
      <w:pPr>
        <w:tabs>
          <w:tab w:val="left" w:leader="none" w:pos="709"/>
        </w:tabs>
        <w:spacing w:line="360" w:lineRule="auto"/>
        <w:ind w:left="0" w:right="0" w:firstLine="0"/>
        <w:rPr/>
      </w:pPr>
      <w:r w:rsidDel="00000000" w:rsidR="00000000" w:rsidRPr="00000000">
        <w:rPr>
          <w:rtl w:val="0"/>
        </w:rPr>
      </w:r>
    </w:p>
    <w:p w:rsidR="00000000" w:rsidDel="00000000" w:rsidP="00000000" w:rsidRDefault="00000000" w:rsidRPr="00000000" w14:paraId="0000014A">
      <w:pPr>
        <w:tabs>
          <w:tab w:val="left" w:leader="none" w:pos="709"/>
        </w:tabs>
        <w:spacing w:line="360" w:lineRule="auto"/>
        <w:ind w:left="0" w:right="0" w:firstLine="0"/>
        <w:rPr/>
      </w:pPr>
      <w:r w:rsidDel="00000000" w:rsidR="00000000" w:rsidRPr="00000000">
        <w:rPr>
          <w:rtl w:val="0"/>
        </w:rPr>
      </w:r>
    </w:p>
    <w:p w:rsidR="00000000" w:rsidDel="00000000" w:rsidP="00000000" w:rsidRDefault="00000000" w:rsidRPr="00000000" w14:paraId="0000014B">
      <w:pPr>
        <w:tabs>
          <w:tab w:val="left" w:leader="none" w:pos="709"/>
        </w:tabs>
        <w:spacing w:line="360" w:lineRule="auto"/>
        <w:ind w:left="0" w:right="0" w:firstLine="0"/>
        <w:rPr/>
      </w:pPr>
      <w:r w:rsidDel="00000000" w:rsidR="00000000" w:rsidRPr="00000000">
        <w:rPr>
          <w:rtl w:val="0"/>
        </w:rPr>
      </w:r>
    </w:p>
    <w:p w:rsidR="00000000" w:rsidDel="00000000" w:rsidP="00000000" w:rsidRDefault="00000000" w:rsidRPr="00000000" w14:paraId="0000014C">
      <w:pPr>
        <w:tabs>
          <w:tab w:val="left" w:leader="none" w:pos="709"/>
        </w:tabs>
        <w:spacing w:line="360" w:lineRule="auto"/>
        <w:ind w:left="0" w:right="0" w:firstLine="0"/>
        <w:rPr/>
      </w:pPr>
      <w:r w:rsidDel="00000000" w:rsidR="00000000" w:rsidRPr="00000000">
        <w:rPr>
          <w:rtl w:val="0"/>
        </w:rPr>
      </w:r>
    </w:p>
    <w:p w:rsidR="00000000" w:rsidDel="00000000" w:rsidP="00000000" w:rsidRDefault="00000000" w:rsidRPr="00000000" w14:paraId="0000014D">
      <w:pPr>
        <w:tabs>
          <w:tab w:val="left" w:leader="none" w:pos="709"/>
        </w:tabs>
        <w:spacing w:line="360" w:lineRule="auto"/>
        <w:ind w:left="0" w:right="0" w:firstLine="0"/>
        <w:rPr/>
      </w:pPr>
      <w:r w:rsidDel="00000000" w:rsidR="00000000" w:rsidRPr="00000000">
        <w:rPr>
          <w:rtl w:val="0"/>
        </w:rPr>
      </w:r>
    </w:p>
    <w:p w:rsidR="00000000" w:rsidDel="00000000" w:rsidP="00000000" w:rsidRDefault="00000000" w:rsidRPr="00000000" w14:paraId="0000014E">
      <w:pPr>
        <w:tabs>
          <w:tab w:val="left" w:leader="none" w:pos="709"/>
        </w:tabs>
        <w:spacing w:line="360" w:lineRule="auto"/>
        <w:ind w:left="0" w:right="0" w:firstLine="0"/>
        <w:rPr/>
      </w:pPr>
      <w:r w:rsidDel="00000000" w:rsidR="00000000" w:rsidRPr="00000000">
        <w:rPr>
          <w:rtl w:val="0"/>
        </w:rPr>
      </w:r>
    </w:p>
    <w:p w:rsidR="00000000" w:rsidDel="00000000" w:rsidP="00000000" w:rsidRDefault="00000000" w:rsidRPr="00000000" w14:paraId="0000014F">
      <w:pPr>
        <w:tabs>
          <w:tab w:val="left" w:leader="none" w:pos="709"/>
        </w:tabs>
        <w:spacing w:line="360" w:lineRule="auto"/>
        <w:ind w:left="0" w:right="0" w:firstLine="0"/>
        <w:rPr/>
      </w:pPr>
      <w:r w:rsidDel="00000000" w:rsidR="00000000" w:rsidRPr="00000000">
        <w:rPr>
          <w:rtl w:val="0"/>
        </w:rPr>
      </w:r>
    </w:p>
    <w:p w:rsidR="00000000" w:rsidDel="00000000" w:rsidP="00000000" w:rsidRDefault="00000000" w:rsidRPr="00000000" w14:paraId="00000150">
      <w:pPr>
        <w:tabs>
          <w:tab w:val="left" w:leader="none" w:pos="709"/>
        </w:tabs>
        <w:spacing w:line="360" w:lineRule="auto"/>
        <w:ind w:left="0" w:right="0" w:firstLine="0"/>
        <w:rPr/>
      </w:pPr>
      <w:r w:rsidDel="00000000" w:rsidR="00000000" w:rsidRPr="00000000">
        <w:rPr>
          <w:rtl w:val="0"/>
        </w:rPr>
      </w:r>
    </w:p>
    <w:p w:rsidR="00000000" w:rsidDel="00000000" w:rsidP="00000000" w:rsidRDefault="00000000" w:rsidRPr="00000000" w14:paraId="00000151">
      <w:pPr>
        <w:tabs>
          <w:tab w:val="left" w:leader="none" w:pos="709"/>
        </w:tabs>
        <w:spacing w:line="360" w:lineRule="auto"/>
        <w:ind w:left="0" w:right="0" w:firstLine="0"/>
        <w:rPr/>
      </w:pPr>
      <w:r w:rsidDel="00000000" w:rsidR="00000000" w:rsidRPr="00000000">
        <w:rPr>
          <w:rtl w:val="0"/>
        </w:rPr>
      </w:r>
    </w:p>
    <w:p w:rsidR="00000000" w:rsidDel="00000000" w:rsidP="00000000" w:rsidRDefault="00000000" w:rsidRPr="00000000" w14:paraId="00000152">
      <w:pPr>
        <w:tabs>
          <w:tab w:val="left" w:leader="none" w:pos="709"/>
        </w:tabs>
        <w:spacing w:line="360" w:lineRule="auto"/>
        <w:ind w:left="0" w:right="0" w:firstLine="0"/>
        <w:rPr/>
      </w:pPr>
      <w:r w:rsidDel="00000000" w:rsidR="00000000" w:rsidRPr="00000000">
        <w:rPr>
          <w:rtl w:val="0"/>
        </w:rPr>
      </w:r>
    </w:p>
    <w:p w:rsidR="00000000" w:rsidDel="00000000" w:rsidP="00000000" w:rsidRDefault="00000000" w:rsidRPr="00000000" w14:paraId="00000153">
      <w:pPr>
        <w:tabs>
          <w:tab w:val="left" w:leader="none" w:pos="709"/>
        </w:tabs>
        <w:spacing w:line="360" w:lineRule="auto"/>
        <w:ind w:left="0" w:right="0" w:firstLine="0"/>
        <w:rPr/>
      </w:pPr>
      <w:r w:rsidDel="00000000" w:rsidR="00000000" w:rsidRPr="00000000">
        <w:rPr>
          <w:rtl w:val="0"/>
        </w:rPr>
      </w:r>
    </w:p>
    <w:p w:rsidR="00000000" w:rsidDel="00000000" w:rsidP="00000000" w:rsidRDefault="00000000" w:rsidRPr="00000000" w14:paraId="00000154">
      <w:pPr>
        <w:tabs>
          <w:tab w:val="left" w:leader="none" w:pos="709"/>
        </w:tabs>
        <w:spacing w:line="360" w:lineRule="auto"/>
        <w:ind w:left="0" w:right="0" w:firstLine="0"/>
        <w:rPr/>
      </w:pPr>
      <w:r w:rsidDel="00000000" w:rsidR="00000000" w:rsidRPr="00000000">
        <w:rPr>
          <w:rtl w:val="0"/>
        </w:rPr>
      </w:r>
    </w:p>
    <w:p w:rsidR="00000000" w:rsidDel="00000000" w:rsidP="00000000" w:rsidRDefault="00000000" w:rsidRPr="00000000" w14:paraId="00000155">
      <w:pPr>
        <w:tabs>
          <w:tab w:val="left" w:leader="none" w:pos="709"/>
        </w:tabs>
        <w:spacing w:line="360" w:lineRule="auto"/>
        <w:ind w:left="0" w:right="0" w:firstLine="0"/>
        <w:rPr/>
      </w:pPr>
      <w:r w:rsidDel="00000000" w:rsidR="00000000" w:rsidRPr="00000000">
        <w:rPr>
          <w:rtl w:val="0"/>
        </w:rPr>
      </w:r>
    </w:p>
    <w:p w:rsidR="00000000" w:rsidDel="00000000" w:rsidP="00000000" w:rsidRDefault="00000000" w:rsidRPr="00000000" w14:paraId="00000156">
      <w:pPr>
        <w:tabs>
          <w:tab w:val="left" w:leader="none" w:pos="709"/>
        </w:tabs>
        <w:spacing w:line="360" w:lineRule="auto"/>
        <w:ind w:left="0" w:right="0" w:firstLine="0"/>
        <w:rPr/>
      </w:pPr>
      <w:r w:rsidDel="00000000" w:rsidR="00000000" w:rsidRPr="00000000">
        <w:rPr>
          <w:rtl w:val="0"/>
        </w:rPr>
      </w:r>
    </w:p>
    <w:p w:rsidR="00000000" w:rsidDel="00000000" w:rsidP="00000000" w:rsidRDefault="00000000" w:rsidRPr="00000000" w14:paraId="00000157">
      <w:pPr>
        <w:tabs>
          <w:tab w:val="left" w:leader="none" w:pos="709"/>
        </w:tabs>
        <w:spacing w:line="360" w:lineRule="auto"/>
        <w:ind w:left="0" w:right="0" w:firstLine="0"/>
        <w:rPr/>
      </w:pPr>
      <w:r w:rsidDel="00000000" w:rsidR="00000000" w:rsidRPr="00000000">
        <w:rPr>
          <w:rtl w:val="0"/>
        </w:rPr>
      </w:r>
    </w:p>
    <w:p w:rsidR="00000000" w:rsidDel="00000000" w:rsidP="00000000" w:rsidRDefault="00000000" w:rsidRPr="00000000" w14:paraId="00000158">
      <w:pPr>
        <w:tabs>
          <w:tab w:val="left" w:leader="none" w:pos="709"/>
        </w:tabs>
        <w:spacing w:line="360" w:lineRule="auto"/>
        <w:ind w:left="0" w:right="0" w:firstLine="0"/>
        <w:rPr/>
      </w:pPr>
      <w:r w:rsidDel="00000000" w:rsidR="00000000" w:rsidRPr="00000000">
        <w:rPr>
          <w:rtl w:val="0"/>
        </w:rPr>
      </w:r>
    </w:p>
    <w:p w:rsidR="00000000" w:rsidDel="00000000" w:rsidP="00000000" w:rsidRDefault="00000000" w:rsidRPr="00000000" w14:paraId="00000159">
      <w:pPr>
        <w:tabs>
          <w:tab w:val="left" w:leader="none" w:pos="709"/>
        </w:tabs>
        <w:spacing w:line="360" w:lineRule="auto"/>
        <w:ind w:left="0" w:right="0" w:firstLine="0"/>
        <w:rPr/>
      </w:pPr>
      <w:r w:rsidDel="00000000" w:rsidR="00000000" w:rsidRPr="00000000">
        <w:rPr>
          <w:rtl w:val="0"/>
        </w:rPr>
      </w:r>
    </w:p>
    <w:p w:rsidR="00000000" w:rsidDel="00000000" w:rsidP="00000000" w:rsidRDefault="00000000" w:rsidRPr="00000000" w14:paraId="0000015A">
      <w:pPr>
        <w:tabs>
          <w:tab w:val="left" w:leader="none" w:pos="709"/>
        </w:tabs>
        <w:spacing w:line="360" w:lineRule="auto"/>
        <w:ind w:left="0" w:right="0" w:firstLine="0"/>
        <w:rPr/>
      </w:pPr>
      <w:r w:rsidDel="00000000" w:rsidR="00000000" w:rsidRPr="00000000">
        <w:rPr>
          <w:rtl w:val="0"/>
        </w:rPr>
      </w:r>
    </w:p>
    <w:p w:rsidR="00000000" w:rsidDel="00000000" w:rsidP="00000000" w:rsidRDefault="00000000" w:rsidRPr="00000000" w14:paraId="0000015B">
      <w:pPr>
        <w:tabs>
          <w:tab w:val="left" w:leader="none" w:pos="709"/>
        </w:tabs>
        <w:spacing w:line="360" w:lineRule="auto"/>
        <w:ind w:left="0" w:right="0" w:firstLine="0"/>
        <w:rPr/>
      </w:pPr>
      <w:r w:rsidDel="00000000" w:rsidR="00000000" w:rsidRPr="00000000">
        <w:rPr>
          <w:rtl w:val="0"/>
        </w:rPr>
      </w:r>
    </w:p>
    <w:p w:rsidR="00000000" w:rsidDel="00000000" w:rsidP="00000000" w:rsidRDefault="00000000" w:rsidRPr="00000000" w14:paraId="0000015C">
      <w:pPr>
        <w:pStyle w:val="Heading1"/>
        <w:numPr>
          <w:ilvl w:val="0"/>
          <w:numId w:val="4"/>
        </w:numPr>
        <w:tabs>
          <w:tab w:val="left" w:leader="none" w:pos="709"/>
        </w:tabs>
        <w:spacing w:line="360" w:lineRule="auto"/>
        <w:ind w:left="0" w:right="0" w:firstLine="0"/>
        <w:rPr/>
      </w:pPr>
      <w:bookmarkStart w:colFirst="0" w:colLast="0" w:name="_heading=h.3whwml4" w:id="25"/>
      <w:bookmarkEnd w:id="25"/>
      <w:r w:rsidDel="00000000" w:rsidR="00000000" w:rsidRPr="00000000">
        <w:rPr>
          <w:rtl w:val="0"/>
        </w:rPr>
        <w:t xml:space="preserve"> Conclusão</w:t>
      </w:r>
    </w:p>
    <w:p w:rsidR="00000000" w:rsidDel="00000000" w:rsidP="00000000" w:rsidRDefault="00000000" w:rsidRPr="00000000" w14:paraId="0000015D">
      <w:pPr>
        <w:spacing w:line="360" w:lineRule="auto"/>
        <w:ind w:left="709" w:right="0" w:firstLine="0"/>
        <w:rPr/>
      </w:pPr>
      <w:bookmarkStart w:colFirst="0" w:colLast="0" w:name="_heading=h.qsh70q" w:id="26"/>
      <w:bookmarkEnd w:id="26"/>
      <w:r w:rsidDel="00000000" w:rsidR="00000000" w:rsidRPr="00000000">
        <w:rPr>
          <w:rtl w:val="0"/>
        </w:rPr>
      </w:r>
    </w:p>
    <w:p w:rsidR="00000000" w:rsidDel="00000000" w:rsidP="00000000" w:rsidRDefault="00000000" w:rsidRPr="00000000" w14:paraId="0000015E">
      <w:pPr>
        <w:spacing w:line="360" w:lineRule="auto"/>
        <w:ind w:left="709" w:right="0" w:firstLine="0"/>
        <w:rPr/>
      </w:pPr>
      <w:r w:rsidDel="00000000" w:rsidR="00000000" w:rsidRPr="00000000">
        <w:rPr>
          <w:rtl w:val="0"/>
        </w:rPr>
      </w:r>
    </w:p>
    <w:p w:rsidR="00000000" w:rsidDel="00000000" w:rsidP="00000000" w:rsidRDefault="00000000" w:rsidRPr="00000000" w14:paraId="0000015F">
      <w:pPr>
        <w:pStyle w:val="Heading1"/>
        <w:numPr>
          <w:ilvl w:val="0"/>
          <w:numId w:val="4"/>
        </w:numPr>
        <w:tabs>
          <w:tab w:val="left" w:leader="none" w:pos="709"/>
        </w:tabs>
        <w:spacing w:line="360" w:lineRule="auto"/>
        <w:ind w:left="0" w:right="0" w:firstLine="0"/>
        <w:rPr/>
      </w:pPr>
      <w:bookmarkStart w:colFirst="0" w:colLast="0" w:name="_heading=h.2bn6wsx" w:id="27"/>
      <w:bookmarkEnd w:id="27"/>
      <w:r w:rsidDel="00000000" w:rsidR="00000000" w:rsidRPr="00000000">
        <w:rPr>
          <w:rtl w:val="0"/>
        </w:rPr>
        <w:t xml:space="preserve">REFERÊNCIAS</w:t>
      </w:r>
    </w:p>
    <w:p w:rsidR="00000000" w:rsidDel="00000000" w:rsidP="00000000" w:rsidRDefault="00000000" w:rsidRPr="00000000" w14:paraId="00000160">
      <w:pPr>
        <w:spacing w:line="360" w:lineRule="auto"/>
        <w:ind w:left="0" w:right="0" w:firstLine="0"/>
        <w:rPr/>
      </w:pPr>
      <w:r w:rsidDel="00000000" w:rsidR="00000000" w:rsidRPr="00000000">
        <w:rPr>
          <w:rtl w:val="0"/>
        </w:rPr>
      </w:r>
    </w:p>
    <w:p w:rsidR="00000000" w:rsidDel="00000000" w:rsidP="00000000" w:rsidRDefault="00000000" w:rsidRPr="00000000" w14:paraId="00000161">
      <w:pPr>
        <w:spacing w:line="360" w:lineRule="auto"/>
        <w:ind w:left="0" w:right="0" w:firstLine="0"/>
        <w:rPr/>
      </w:pPr>
      <w:r w:rsidDel="00000000" w:rsidR="00000000" w:rsidRPr="00000000">
        <w:rPr>
          <w:rFonts w:ascii="Roboto" w:cs="Roboto" w:eastAsia="Roboto" w:hAnsi="Roboto"/>
          <w:highlight w:val="white"/>
          <w:rtl w:val="0"/>
        </w:rPr>
        <w:t xml:space="preserve">SILVA, Matheus Henrique da. "Desenvolvimento de um E-commerce utilizando WooCommerce". Trabalho de Conclusão de Curso (Graduação em Sistemas de Informação) - Faculdade de Engenharia de Minas Gerais, Belo Horizonte, 2019. Disponível em:</w:t>
      </w:r>
      <w:hyperlink r:id="rId20">
        <w:r w:rsidDel="00000000" w:rsidR="00000000" w:rsidRPr="00000000">
          <w:rPr>
            <w:rFonts w:ascii="Roboto" w:cs="Roboto" w:eastAsia="Roboto" w:hAnsi="Roboto"/>
            <w:sz w:val="24"/>
            <w:szCs w:val="24"/>
            <w:highlight w:val="white"/>
            <w:rtl w:val="0"/>
          </w:rPr>
          <w:t xml:space="preserve"> </w:t>
        </w:r>
      </w:hyperlink>
      <w:hyperlink r:id="rId21">
        <w:r w:rsidDel="00000000" w:rsidR="00000000" w:rsidRPr="00000000">
          <w:rPr>
            <w:rFonts w:ascii="Roboto" w:cs="Roboto" w:eastAsia="Roboto" w:hAnsi="Roboto"/>
            <w:sz w:val="24"/>
            <w:szCs w:val="24"/>
            <w:highlight w:val="white"/>
            <w:u w:val="single"/>
            <w:rtl w:val="0"/>
          </w:rPr>
          <w:t xml:space="preserve">https://cepein.femanet.com.br/BDigital/arqTccs/1011260193.pdf</w:t>
        </w:r>
      </w:hyperlink>
      <w:r w:rsidDel="00000000" w:rsidR="00000000" w:rsidRPr="00000000">
        <w:rPr>
          <w:rFonts w:ascii="Roboto" w:cs="Roboto" w:eastAsia="Roboto" w:hAnsi="Roboto"/>
          <w:highlight w:val="white"/>
          <w:rtl w:val="0"/>
        </w:rPr>
        <w:t xml:space="preserve">. Acesso em: 06 maio 2023.</w:t>
      </w:r>
      <w:r w:rsidDel="00000000" w:rsidR="00000000" w:rsidRPr="00000000">
        <w:rPr>
          <w:rtl w:val="0"/>
        </w:rPr>
      </w:r>
    </w:p>
    <w:p w:rsidR="00000000" w:rsidDel="00000000" w:rsidP="00000000" w:rsidRDefault="00000000" w:rsidRPr="00000000" w14:paraId="00000162">
      <w:pPr>
        <w:spacing w:line="360" w:lineRule="auto"/>
        <w:ind w:left="0" w:right="0" w:firstLine="0"/>
        <w:rPr>
          <w:rFonts w:ascii="Roboto" w:cs="Roboto" w:eastAsia="Roboto" w:hAnsi="Roboto"/>
          <w:highlight w:val="white"/>
        </w:rPr>
      </w:pPr>
      <w:r w:rsidDel="00000000" w:rsidR="00000000" w:rsidRPr="00000000">
        <w:rPr>
          <w:rtl w:val="0"/>
        </w:rPr>
      </w:r>
    </w:p>
    <w:p w:rsidR="00000000" w:rsidDel="00000000" w:rsidP="00000000" w:rsidRDefault="00000000" w:rsidRPr="00000000" w14:paraId="00000163">
      <w:pPr>
        <w:spacing w:line="360" w:lineRule="auto"/>
        <w:ind w:left="0" w:right="0" w:firstLine="0"/>
        <w:rPr/>
      </w:pPr>
      <w:r w:rsidDel="00000000" w:rsidR="00000000" w:rsidRPr="00000000">
        <w:rPr>
          <w:rFonts w:ascii="Roboto" w:cs="Roboto" w:eastAsia="Roboto" w:hAnsi="Roboto"/>
          <w:highlight w:val="white"/>
          <w:rtl w:val="0"/>
        </w:rPr>
        <w:t xml:space="preserve">ROCHA, Vanderlene Covre. "Evolução das linguagens de programação". Trabalho apresentado como requisito para obtenção do título de Mestre em Ciência da Computação, Universidade Federal do Pará, Altamira, PA, 2016. Disponível em:</w:t>
      </w:r>
      <w:hyperlink r:id="rId22">
        <w:r w:rsidDel="00000000" w:rsidR="00000000" w:rsidRPr="00000000">
          <w:rPr>
            <w:rFonts w:ascii="Roboto" w:cs="Roboto" w:eastAsia="Roboto" w:hAnsi="Roboto"/>
            <w:color w:val="1155cc"/>
            <w:sz w:val="24"/>
            <w:szCs w:val="24"/>
            <w:highlight w:val="white"/>
            <w:u w:val="single"/>
            <w:rtl w:val="0"/>
          </w:rPr>
          <w:t xml:space="preserve">https://docplayer.com.br/42504205-Evolucao-das-linguagens-de-programacao.html</w:t>
        </w:r>
      </w:hyperlink>
      <w:r w:rsidDel="00000000" w:rsidR="00000000" w:rsidRPr="00000000">
        <w:rPr>
          <w:rFonts w:ascii="Roboto" w:cs="Roboto" w:eastAsia="Roboto" w:hAnsi="Roboto"/>
          <w:highlight w:val="white"/>
          <w:rtl w:val="0"/>
        </w:rPr>
        <w:t xml:space="preserve"> Acesso em: 06 maio 2023.</w:t>
      </w:r>
      <w:r w:rsidDel="00000000" w:rsidR="00000000" w:rsidRPr="00000000">
        <w:rPr>
          <w:rtl w:val="0"/>
        </w:rPr>
      </w:r>
    </w:p>
    <w:p w:rsidR="00000000" w:rsidDel="00000000" w:rsidP="00000000" w:rsidRDefault="00000000" w:rsidRPr="00000000" w14:paraId="00000164">
      <w:pPr>
        <w:spacing w:line="360" w:lineRule="auto"/>
        <w:ind w:left="0" w:right="0" w:firstLine="0"/>
        <w:rPr>
          <w:rFonts w:ascii="Roboto" w:cs="Roboto" w:eastAsia="Roboto" w:hAnsi="Roboto"/>
        </w:rPr>
      </w:pPr>
      <w:r w:rsidDel="00000000" w:rsidR="00000000" w:rsidRPr="00000000">
        <w:rPr>
          <w:rtl w:val="0"/>
        </w:rPr>
      </w:r>
    </w:p>
    <w:p w:rsidR="00000000" w:rsidDel="00000000" w:rsidP="00000000" w:rsidRDefault="00000000" w:rsidRPr="00000000" w14:paraId="00000165">
      <w:pPr>
        <w:spacing w:after="0" w:before="1" w:line="252.00000000000003" w:lineRule="auto"/>
        <w:ind w:left="86" w:right="0" w:firstLine="709"/>
        <w:rPr>
          <w:color w:val="000000"/>
        </w:rPr>
      </w:pPr>
      <w:r w:rsidDel="00000000" w:rsidR="00000000" w:rsidRPr="00000000">
        <w:rPr>
          <w:color w:val="000000"/>
          <w:rtl w:val="0"/>
        </w:rPr>
        <w:t xml:space="preserve">ALBERTIN,A. Comércio Eletrônico:Modelo,aspectos e contribuições de sua aplicação.6.ed.São Paulo:Atlas S.A,2010</w:t>
      </w:r>
    </w:p>
    <w:p w:rsidR="00000000" w:rsidDel="00000000" w:rsidP="00000000" w:rsidRDefault="00000000" w:rsidRPr="00000000" w14:paraId="00000166">
      <w:pPr>
        <w:spacing w:after="0" w:before="160" w:line="252.00000000000003" w:lineRule="auto"/>
        <w:ind w:left="86" w:right="758" w:firstLine="709"/>
        <w:rPr>
          <w:color w:val="000000"/>
        </w:rPr>
      </w:pPr>
      <w:r w:rsidDel="00000000" w:rsidR="00000000" w:rsidRPr="00000000">
        <w:rPr>
          <w:color w:val="000000"/>
          <w:rtl w:val="0"/>
        </w:rPr>
        <w:t xml:space="preserve">CAJUEIRO,Roberta Liana Pimentel. Manual para elaboração de trabalhos acadêmicos:guia prático do estudante.3.ed.Petró…,RJ:Vozes, 2015</w:t>
      </w:r>
    </w:p>
    <w:p w:rsidR="00000000" w:rsidDel="00000000" w:rsidP="00000000" w:rsidRDefault="00000000" w:rsidRPr="00000000" w14:paraId="00000167">
      <w:pPr>
        <w:spacing w:after="0" w:before="158" w:line="408" w:lineRule="auto"/>
        <w:ind w:left="86" w:right="758" w:firstLine="709"/>
        <w:rPr>
          <w:color w:val="000000"/>
        </w:rPr>
      </w:pPr>
      <w:r w:rsidDel="00000000" w:rsidR="00000000" w:rsidRPr="00000000">
        <w:rPr>
          <w:color w:val="000000"/>
          <w:rtl w:val="0"/>
        </w:rPr>
        <w:t xml:space="preserve">CHRISTOPHER, M. Logística e gerenciamento da cadeia de suprimentos: estratégias para a redução de custos e melhoria dos serviços. São Paulo: Pioneira, 1997</w:t>
      </w:r>
    </w:p>
    <w:p w:rsidR="00000000" w:rsidDel="00000000" w:rsidP="00000000" w:rsidRDefault="00000000" w:rsidRPr="00000000" w14:paraId="00000168">
      <w:pPr>
        <w:spacing w:line="360" w:lineRule="auto"/>
        <w:ind w:left="0" w:right="0" w:firstLine="0"/>
        <w:rPr/>
      </w:pPr>
      <w:r w:rsidDel="00000000" w:rsidR="00000000" w:rsidRPr="00000000">
        <w:rPr>
          <w:rtl w:val="0"/>
        </w:rPr>
      </w:r>
    </w:p>
    <w:sectPr>
      <w:headerReference r:id="rId23" w:type="default"/>
      <w:footerReference r:id="rId24" w:type="default"/>
      <w:pgSz w:h="16838" w:w="11906" w:orient="portrait"/>
      <w:pgMar w:bottom="1661" w:top="1701" w:left="1701" w:right="1134" w:header="794"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parecida Ferreira" w:id="5" w:date="2023-05-16T22:38:00Z">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Todo o texto sem referência.</w:t>
      </w:r>
    </w:p>
  </w:comment>
  <w:comment w:author="Aparecida Ferreira" w:id="3" w:date="2023-05-16T22:21:00Z">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comment>
  <w:comment w:author="Aparecida Ferreira" w:id="2" w:date="2023-05-16T22:21:00Z">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NOME COMPLETO</w:t>
      </w:r>
    </w:p>
  </w:comment>
  <w:comment w:author="Aparecida Ferreira" w:id="4" w:date="2023-05-16T22:21:00Z">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NOME COMPLETO</w:t>
      </w:r>
    </w:p>
  </w:comment>
  <w:comment w:author="Aparecida Ferreira" w:id="0" w:date="2023-05-16T22:21:00Z">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NOME COMPLETO</w:t>
      </w:r>
    </w:p>
  </w:comment>
  <w:comment w:author="Aparecida Ferreira" w:id="1" w:date="2023-05-16T22:21:00Z">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73" w15:done="0"/>
  <w15:commentEx w15:paraId="00000174" w15:done="0"/>
  <w15:commentEx w15:paraId="00000175" w15:done="0"/>
  <w15:commentEx w15:paraId="00000176" w15:done="0"/>
  <w15:commentEx w15:paraId="00000177" w15:done="0"/>
  <w15:commentEx w15:paraId="00000178"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E">
    <w:pPr>
      <w:ind w:left="0" w:right="0" w:firstLine="0"/>
      <w:rPr>
        <w:color w:val="000000"/>
      </w:rPr>
    </w:pPr>
    <w:r w:rsidDel="00000000" w:rsidR="00000000" w:rsidRPr="00000000">
      <w:rPr>
        <w:rtl w:val="0"/>
      </w:rPr>
    </w:r>
  </w:p>
  <w:p w:rsidR="00000000" w:rsidDel="00000000" w:rsidP="00000000" w:rsidRDefault="00000000" w:rsidRPr="00000000" w14:paraId="0000016F">
    <w:pPr>
      <w:ind w:left="0" w:right="0" w:firstLine="0"/>
      <w:rPr>
        <w:color w:val="000000"/>
      </w:rPr>
    </w:pPr>
    <w:r w:rsidDel="00000000" w:rsidR="00000000" w:rsidRPr="00000000">
      <w:rPr>
        <w:rtl w:val="0"/>
      </w:rPr>
    </w:r>
  </w:p>
  <w:p w:rsidR="00000000" w:rsidDel="00000000" w:rsidP="00000000" w:rsidRDefault="00000000" w:rsidRPr="00000000" w14:paraId="00000170">
    <w:pPr>
      <w:ind w:left="0" w:right="0" w:firstLine="0"/>
      <w:rPr>
        <w:color w:val="000000"/>
      </w:rPr>
    </w:pPr>
    <w:r w:rsidDel="00000000" w:rsidR="00000000" w:rsidRPr="00000000">
      <w:rPr>
        <w:rtl w:val="0"/>
      </w:rPr>
    </w:r>
  </w:p>
  <w:p w:rsidR="00000000" w:rsidDel="00000000" w:rsidP="00000000" w:rsidRDefault="00000000" w:rsidRPr="00000000" w14:paraId="00000171">
    <w:pPr>
      <w:ind w:left="0" w:right="0" w:firstLine="0"/>
      <w:rPr>
        <w:color w:val="000000"/>
      </w:rPr>
    </w:pPr>
    <w:r w:rsidDel="00000000" w:rsidR="00000000" w:rsidRPr="00000000">
      <w:rPr>
        <w:rtl w:val="0"/>
      </w:rPr>
    </w:r>
  </w:p>
  <w:p w:rsidR="00000000" w:rsidDel="00000000" w:rsidP="00000000" w:rsidRDefault="00000000" w:rsidRPr="00000000" w14:paraId="00000172">
    <w:pPr>
      <w:ind w:left="0" w:right="0" w:firstLine="0"/>
      <w:rPr>
        <w:color w:val="00000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69">
      <w:pPr>
        <w:spacing w:line="240" w:lineRule="auto"/>
        <w:ind w:left="0" w:right="0" w:firstLine="0"/>
        <w:rPr/>
      </w:pPr>
      <w:r w:rsidDel="00000000" w:rsidR="00000000" w:rsidRPr="00000000">
        <w:rPr>
          <w:rStyle w:val="FootnoteReference"/>
          <w:vertAlign w:val="superscript"/>
        </w:rPr>
        <w:footnoteRef/>
      </w:r>
      <w:r w:rsidDel="00000000" w:rsidR="00000000" w:rsidRPr="00000000">
        <w:rPr>
          <w:color w:val="000000"/>
          <w:sz w:val="16"/>
          <w:szCs w:val="16"/>
          <w:highlight w:val="white"/>
          <w:rtl w:val="0"/>
        </w:rPr>
        <w:t xml:space="preserve">Especialista em Educação Permanente: Saúde e educação</w:t>
      </w:r>
      <w:r w:rsidDel="00000000" w:rsidR="00000000" w:rsidRPr="00000000">
        <w:rPr>
          <w:color w:val="000000"/>
          <w:sz w:val="16"/>
          <w:szCs w:val="16"/>
          <w:rtl w:val="0"/>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r w:rsidDel="00000000" w:rsidR="00000000" w:rsidRPr="00000000">
        <w:rPr>
          <w:rtl w:val="0"/>
        </w:rPr>
      </w:r>
    </w:p>
    <w:p w:rsidR="00000000" w:rsidDel="00000000" w:rsidP="00000000" w:rsidRDefault="00000000" w:rsidRPr="00000000" w14:paraId="0000016A">
      <w:pPr>
        <w:spacing w:line="240" w:lineRule="auto"/>
        <w:ind w:left="0" w:right="0" w:firstLine="0"/>
        <w:rPr/>
      </w:pPr>
      <w:r w:rsidDel="00000000" w:rsidR="00000000" w:rsidRPr="00000000">
        <w:rPr>
          <w:color w:val="000000"/>
          <w:sz w:val="16"/>
          <w:szCs w:val="16"/>
          <w:vertAlign w:val="superscript"/>
          <w:rtl w:val="0"/>
        </w:rPr>
        <w:t xml:space="preserve">2</w:t>
      </w:r>
      <w:r w:rsidDel="00000000" w:rsidR="00000000" w:rsidRPr="00000000">
        <w:rPr>
          <w:color w:val="000000"/>
          <w:sz w:val="16"/>
          <w:szCs w:val="16"/>
          <w:rtl w:val="0"/>
        </w:rPr>
        <w:t xml:space="preserve">Especialização em Educação Profissional Tecnológica. Faculdade Origenes Lessa, FACOL, Brasil. Especialização em Tecnologias e Educação a Distância. Faculdade Origenes Lessa, FACOL, Brasil.Especialização em MBA em Data Warehouse e Business Inteligence.UNYLEYA EDITORA E CURSOS S/A, Unyleya, Brasil. Graduação em Programa Especial de Formação Pedagógica - Docência em Informática. Faculdade de Administração, Ciências, Educação e Letras, FACEL, Brasil. Graduação em Gestão da Tecnologia da Informação.Universidade Estácio de Sá, UNESA, Brasil. </w:t>
      </w:r>
      <w:r w:rsidDel="00000000" w:rsidR="00000000" w:rsidRPr="00000000">
        <w:rPr>
          <w:rtl w:val="0"/>
        </w:rPr>
      </w:r>
    </w:p>
    <w:p w:rsidR="00000000" w:rsidDel="00000000" w:rsidP="00000000" w:rsidRDefault="00000000" w:rsidRPr="00000000" w14:paraId="0000016B">
      <w:pPr>
        <w:spacing w:line="240" w:lineRule="auto"/>
        <w:ind w:left="0" w:right="0" w:firstLine="0"/>
        <w:rPr/>
      </w:pPr>
      <w:r w:rsidDel="00000000" w:rsidR="00000000" w:rsidRPr="00000000">
        <w:rPr>
          <w:color w:val="000000"/>
          <w:sz w:val="16"/>
          <w:szCs w:val="16"/>
          <w:vertAlign w:val="superscript"/>
          <w:rtl w:val="0"/>
        </w:rPr>
        <w:t xml:space="preserve">3</w:t>
      </w:r>
      <w:r w:rsidDel="00000000" w:rsidR="00000000" w:rsidRPr="00000000">
        <w:rPr>
          <w:color w:val="000000"/>
          <w:sz w:val="16"/>
          <w:szCs w:val="16"/>
          <w:rtl w:val="0"/>
        </w:rPr>
        <w:t xml:space="preserve">Graduação em Sistemas Distribuidos para Internet JAVA.Universidade Federal do Paraná, UTFPR, Brasil. Graduação em Tecnologo em Processamento de Dados. União Educacional de Cascavel, UNIVEL, Brasil.</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sdt>
    <w:sdtPr>
      <w:tag w:val="goog_rdk_178"/>
    </w:sdtPr>
    <w:sdtContent>
      <w:p w:rsidR="00000000" w:rsidDel="00000000" w:rsidP="00000000" w:rsidRDefault="00000000" w:rsidRPr="00000000" w14:paraId="0000016C">
        <w:pPr>
          <w:widowControl w:val="1"/>
          <w:ind w:left="0" w:right="0" w:firstLine="0"/>
          <w:jc w:val="right"/>
          <w:rPr>
            <w:del w:author="Autor desconhecido" w:id="49" w:date="2023-07-28T10:07:52Z"/>
          </w:rPr>
        </w:pPr>
        <w:sdt>
          <w:sdtPr>
            <w:tag w:val="goog_rdk_177"/>
          </w:sdtPr>
          <w:sdtContent>
            <w:del w:author="Autor desconhecido" w:id="49" w:date="2023-07-28T10:07:52Z">
              <w:r w:rsidDel="00000000" w:rsidR="00000000" w:rsidRPr="00000000">
                <w:rPr>
                  <w:rFonts w:ascii="Times New Roman" w:cs="Times New Roman" w:eastAsia="Times New Roman" w:hAnsi="Times New Roman"/>
                </w:rPr>
                <w:fldChar w:fldCharType="begin"/>
                <w:delInstrText xml:space="preserve">PAGE</w:delInstrText>
                <w:fldChar w:fldCharType="separate"/>
                <w:fldChar w:fldCharType="end"/>
              </w:r>
              <w:r w:rsidDel="00000000" w:rsidR="00000000" w:rsidRPr="00000000">
                <w:rPr>
                  <w:rtl w:val="0"/>
                </w:rPr>
              </w:r>
            </w:del>
          </w:sdtContent>
        </w:sdt>
      </w:p>
    </w:sdtContent>
  </w:sdt>
  <w:p w:rsidR="00000000" w:rsidDel="00000000" w:rsidP="00000000" w:rsidRDefault="00000000" w:rsidRPr="00000000" w14:paraId="0000016D">
    <w:pPr>
      <w:widowControl w:val="1"/>
      <w:ind w:left="0" w:right="0" w:firstLine="0"/>
      <w:jc w:val="right"/>
      <w:rPr>
        <w:rFonts w:ascii="Times New Roman" w:cs="Times New Roman" w:eastAsia="Times New Roman" w:hAnsi="Times New Roman"/>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07" w:hanging="282.99999999999994"/>
      </w:pPr>
      <w:rPr/>
    </w:lvl>
    <w:lvl w:ilvl="1">
      <w:start w:val="1"/>
      <w:numFmt w:val="decimal"/>
      <w:lvlText w:val="%2."/>
      <w:lvlJc w:val="left"/>
      <w:pPr>
        <w:ind w:left="1414" w:hanging="283"/>
      </w:pPr>
      <w:rPr/>
    </w:lvl>
    <w:lvl w:ilvl="2">
      <w:start w:val="1"/>
      <w:numFmt w:val="decimal"/>
      <w:lvlText w:val="%3."/>
      <w:lvlJc w:val="left"/>
      <w:pPr>
        <w:ind w:left="2121" w:hanging="283.0000000000002"/>
      </w:pPr>
      <w:rPr/>
    </w:lvl>
    <w:lvl w:ilvl="3">
      <w:start w:val="1"/>
      <w:numFmt w:val="decimal"/>
      <w:lvlText w:val="%4."/>
      <w:lvlJc w:val="left"/>
      <w:pPr>
        <w:ind w:left="2828" w:hanging="283"/>
      </w:pPr>
      <w:rPr/>
    </w:lvl>
    <w:lvl w:ilvl="4">
      <w:start w:val="1"/>
      <w:numFmt w:val="decimal"/>
      <w:lvlText w:val="%5."/>
      <w:lvlJc w:val="left"/>
      <w:pPr>
        <w:ind w:left="3535" w:hanging="283"/>
      </w:pPr>
      <w:rPr/>
    </w:lvl>
    <w:lvl w:ilvl="5">
      <w:start w:val="1"/>
      <w:numFmt w:val="decimal"/>
      <w:lvlText w:val="%6."/>
      <w:lvlJc w:val="left"/>
      <w:pPr>
        <w:ind w:left="4242" w:hanging="283"/>
      </w:pPr>
      <w:rPr/>
    </w:lvl>
    <w:lvl w:ilvl="6">
      <w:start w:val="1"/>
      <w:numFmt w:val="decimal"/>
      <w:lvlText w:val="%7."/>
      <w:lvlJc w:val="left"/>
      <w:pPr>
        <w:ind w:left="4949" w:hanging="283"/>
      </w:pPr>
      <w:rPr/>
    </w:lvl>
    <w:lvl w:ilvl="7">
      <w:start w:val="1"/>
      <w:numFmt w:val="decimal"/>
      <w:lvlText w:val="%8."/>
      <w:lvlJc w:val="left"/>
      <w:pPr>
        <w:ind w:left="5656" w:hanging="282.9999999999991"/>
      </w:pPr>
      <w:rPr/>
    </w:lvl>
    <w:lvl w:ilvl="8">
      <w:start w:val="1"/>
      <w:numFmt w:val="decimal"/>
      <w:lvlText w:val="%9."/>
      <w:lvlJc w:val="left"/>
      <w:pPr>
        <w:ind w:left="6363" w:hanging="283"/>
      </w:pPr>
      <w:rPr/>
    </w:lvl>
  </w:abstractNum>
  <w:abstractNum w:abstractNumId="2">
    <w:lvl w:ilvl="0">
      <w:start w:val="1"/>
      <w:numFmt w:val="decimal"/>
      <w:lvlText w:val=" %1 "/>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3">
    <w:lvl w:ilvl="0">
      <w:start w:val="5"/>
      <w:numFmt w:val="decimal"/>
      <w:lvlText w:val="%1"/>
      <w:lvlJc w:val="left"/>
      <w:pPr>
        <w:ind w:left="360" w:hanging="360"/>
      </w:pPr>
      <w:rPr/>
    </w:lvl>
    <w:lvl w:ilvl="1">
      <w:start w:val="2"/>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4">
    <w:lvl w:ilvl="0">
      <w:start w:val="5"/>
      <w:numFmt w:val="decimal"/>
      <w:lvlText w:val="%1"/>
      <w:lvlJc w:val="left"/>
      <w:pPr>
        <w:ind w:left="360" w:hanging="360"/>
      </w:pPr>
      <w:rPr/>
    </w:lvl>
    <w:lvl w:ilvl="1">
      <w:start w:val="6"/>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pt-BR"/>
      </w:rPr>
    </w:rPrDefault>
    <w:pPrDefault>
      <w:pPr>
        <w:widowControl w:val="0"/>
        <w:spacing w:line="480" w:lineRule="auto"/>
        <w:ind w:firstLine="709"/>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1"/>
      <w:tabs>
        <w:tab w:val="left" w:leader="none" w:pos="709"/>
      </w:tabs>
      <w:spacing w:line="240" w:lineRule="auto"/>
      <w:ind w:left="0" w:right="0" w:firstLine="0"/>
      <w:jc w:val="left"/>
    </w:pPr>
    <w:rPr>
      <w:b w:val="1"/>
      <w:smallCaps w:val="1"/>
      <w:sz w:val="28"/>
      <w:szCs w:val="28"/>
    </w:rPr>
  </w:style>
  <w:style w:type="paragraph" w:styleId="Heading2">
    <w:name w:val="heading 2"/>
    <w:basedOn w:val="Normal"/>
    <w:next w:val="Normal"/>
    <w:pPr>
      <w:keepNext w:val="1"/>
      <w:tabs>
        <w:tab w:val="left" w:leader="none" w:pos="0"/>
      </w:tabs>
      <w:spacing w:after="120" w:before="120" w:line="360" w:lineRule="auto"/>
      <w:ind w:left="578" w:right="0" w:hanging="578"/>
    </w:pPr>
    <w:rPr>
      <w:b w:val="1"/>
    </w:rPr>
  </w:style>
  <w:style w:type="paragraph" w:styleId="Heading3">
    <w:name w:val="heading 3"/>
    <w:basedOn w:val="Normal"/>
    <w:next w:val="Normal"/>
    <w:pPr>
      <w:keepNext w:val="1"/>
      <w:tabs>
        <w:tab w:val="left" w:leader="none" w:pos="709"/>
      </w:tabs>
      <w:spacing w:after="240" w:before="240" w:lineRule="auto"/>
      <w:ind w:left="720" w:right="0" w:hanging="720"/>
    </w:pPr>
    <w:rPr/>
  </w:style>
  <w:style w:type="paragraph" w:styleId="Heading4">
    <w:name w:val="heading 4"/>
    <w:basedOn w:val="Normal"/>
    <w:next w:val="Normal"/>
    <w:pPr>
      <w:keepNext w:val="1"/>
      <w:tabs>
        <w:tab w:val="left" w:leader="none" w:pos="0"/>
      </w:tabs>
      <w:spacing w:after="60" w:before="240" w:lineRule="auto"/>
      <w:ind w:left="864" w:right="0" w:hanging="864"/>
    </w:pPr>
    <w:rPr/>
  </w:style>
  <w:style w:type="paragraph" w:styleId="Heading5">
    <w:name w:val="heading 5"/>
    <w:basedOn w:val="Normal"/>
    <w:next w:val="Normal"/>
    <w:pPr>
      <w:keepNext w:val="1"/>
      <w:tabs>
        <w:tab w:val="left" w:leader="none" w:pos="0"/>
      </w:tabs>
      <w:ind w:left="1008" w:right="0" w:hanging="1008"/>
    </w:pPr>
    <w:rPr>
      <w:b w:val="1"/>
      <w:color w:val="ff0000"/>
    </w:rPr>
  </w:style>
  <w:style w:type="paragraph" w:styleId="Heading6">
    <w:name w:val="heading 6"/>
    <w:basedOn w:val="Normal"/>
    <w:next w:val="Normal"/>
    <w:pPr>
      <w:keepNext w:val="1"/>
      <w:tabs>
        <w:tab w:val="left" w:leader="none" w:pos="0"/>
      </w:tabs>
      <w:ind w:left="1152" w:right="0" w:hanging="1152"/>
    </w:pPr>
    <w:rPr>
      <w:b w:val="1"/>
      <w:color w:val="ff0000"/>
    </w:rPr>
  </w:style>
  <w:style w:type="paragraph" w:styleId="Title">
    <w:name w:val="Title"/>
    <w:basedOn w:val="Normal"/>
    <w:next w:val="Normal"/>
    <w:pPr>
      <w:keepNext w:val="1"/>
      <w:keepLines w:val="1"/>
      <w:spacing w:after="120" w:before="480" w:lineRule="auto"/>
    </w:pPr>
    <w:rPr>
      <w:b w:val="1"/>
      <w:sz w:val="72"/>
      <w:szCs w:val="72"/>
    </w:rPr>
  </w:style>
  <w:style w:type="paragraph" w:styleId="Normal">
    <w:name w:val="Normal"/>
    <w:qFormat w:val="1"/>
    <w:pPr>
      <w:widowControl w:val="0"/>
      <w:overflowPunct w:val="0"/>
      <w:bidi w:val="0"/>
      <w:spacing w:line="480" w:lineRule="auto"/>
      <w:ind w:left="0" w:right="0" w:firstLine="709"/>
      <w:jc w:val="both"/>
    </w:pPr>
    <w:rPr>
      <w:rFonts w:ascii="Arial" w:cs="Arial" w:eastAsia="Arial" w:hAnsi="Arial"/>
      <w:color w:val="auto"/>
      <w:kern w:val="0"/>
      <w:sz w:val="24"/>
      <w:szCs w:val="24"/>
      <w:lang w:bidi="ar-SA" w:eastAsia="pt-BR" w:val="pt-BR"/>
    </w:rPr>
  </w:style>
  <w:style w:type="paragraph" w:styleId="Ttulo1">
    <w:name w:val="Heading 1"/>
    <w:basedOn w:val="Normal"/>
    <w:next w:val="Normal"/>
    <w:qFormat w:val="1"/>
    <w:pPr>
      <w:keepNext w:val="1"/>
      <w:keepLines w:val="1"/>
      <w:pageBreakBefore w:val="1"/>
      <w:tabs>
        <w:tab w:val="clear" w:pos="720"/>
        <w:tab w:val="left" w:leader="none" w:pos="709"/>
      </w:tabs>
      <w:spacing w:line="240" w:lineRule="auto"/>
      <w:ind w:left="0" w:right="0" w:hanging="0"/>
      <w:jc w:val="left"/>
      <w:outlineLvl w:val="0"/>
    </w:pPr>
    <w:rPr>
      <w:b w:val="1"/>
      <w:smallCaps w:val="1"/>
      <w:sz w:val="28"/>
      <w:szCs w:val="28"/>
    </w:rPr>
  </w:style>
  <w:style w:type="paragraph" w:styleId="Ttulo2">
    <w:name w:val="Heading 2"/>
    <w:basedOn w:val="Normal"/>
    <w:next w:val="Normal"/>
    <w:qFormat w:val="1"/>
    <w:pPr>
      <w:keepNext w:val="1"/>
      <w:tabs>
        <w:tab w:val="clear" w:pos="720"/>
        <w:tab w:val="left" w:leader="none" w:pos="0"/>
      </w:tabs>
      <w:spacing w:after="120" w:before="120" w:line="360" w:lineRule="auto"/>
      <w:ind w:left="578" w:right="0" w:hanging="578"/>
      <w:outlineLvl w:val="1"/>
    </w:pPr>
    <w:rPr>
      <w:b w:val="1"/>
    </w:rPr>
  </w:style>
  <w:style w:type="paragraph" w:styleId="Ttulo3">
    <w:name w:val="Heading 3"/>
    <w:basedOn w:val="Normal"/>
    <w:next w:val="Normal"/>
    <w:qFormat w:val="1"/>
    <w:pPr>
      <w:keepNext w:val="1"/>
      <w:tabs>
        <w:tab w:val="clear" w:pos="720"/>
        <w:tab w:val="left" w:leader="none" w:pos="709"/>
      </w:tabs>
      <w:spacing w:after="240" w:before="240"/>
      <w:ind w:left="720" w:right="0" w:hanging="720"/>
      <w:outlineLvl w:val="2"/>
    </w:pPr>
    <w:rPr/>
  </w:style>
  <w:style w:type="paragraph" w:styleId="Ttulo4">
    <w:name w:val="Heading 4"/>
    <w:basedOn w:val="Normal"/>
    <w:next w:val="Normal"/>
    <w:qFormat w:val="1"/>
    <w:pPr>
      <w:keepNext w:val="1"/>
      <w:tabs>
        <w:tab w:val="clear" w:pos="720"/>
        <w:tab w:val="left" w:leader="none" w:pos="0"/>
      </w:tabs>
      <w:spacing w:after="60" w:before="240"/>
      <w:ind w:left="864" w:right="0" w:hanging="864"/>
      <w:outlineLvl w:val="3"/>
    </w:pPr>
    <w:rPr/>
  </w:style>
  <w:style w:type="paragraph" w:styleId="Ttulo5">
    <w:name w:val="Heading 5"/>
    <w:basedOn w:val="Normal"/>
    <w:next w:val="Normal"/>
    <w:qFormat w:val="1"/>
    <w:pPr>
      <w:keepNext w:val="1"/>
      <w:tabs>
        <w:tab w:val="clear" w:pos="720"/>
        <w:tab w:val="left" w:leader="none" w:pos="0"/>
      </w:tabs>
      <w:ind w:left="1008" w:right="0" w:hanging="1008"/>
      <w:outlineLvl w:val="4"/>
    </w:pPr>
    <w:rPr>
      <w:b w:val="1"/>
      <w:color w:val="ff0000"/>
    </w:rPr>
  </w:style>
  <w:style w:type="paragraph" w:styleId="Ttulo6">
    <w:name w:val="Heading 6"/>
    <w:basedOn w:val="Normal"/>
    <w:next w:val="Normal"/>
    <w:qFormat w:val="1"/>
    <w:pPr>
      <w:keepNext w:val="1"/>
      <w:tabs>
        <w:tab w:val="clear" w:pos="720"/>
        <w:tab w:val="left" w:leader="none" w:pos="0"/>
      </w:tabs>
      <w:ind w:left="1152" w:right="0" w:hanging="1152"/>
      <w:outlineLvl w:val="5"/>
    </w:pPr>
    <w:rPr>
      <w:b w:val="1"/>
      <w:color w:val="ff0000"/>
    </w:rPr>
  </w:style>
  <w:style w:type="character" w:styleId="DefaultParagraphFont">
    <w:name w:val="Default Paragraph Font"/>
    <w:qFormat w:val="1"/>
    <w:rPr/>
  </w:style>
  <w:style w:type="character" w:styleId="Strong">
    <w:name w:val="Strong"/>
    <w:basedOn w:val="DefaultParagraphFont"/>
    <w:qFormat w:val="1"/>
    <w:rPr>
      <w:b w:val="1"/>
      <w:bCs w:val="1"/>
    </w:rPr>
  </w:style>
  <w:style w:type="character" w:styleId="Annotationreference">
    <w:name w:val="annotation reference"/>
    <w:basedOn w:val="DefaultParagraphFont"/>
    <w:qFormat w:val="1"/>
    <w:rPr>
      <w:sz w:val="16"/>
      <w:szCs w:val="16"/>
    </w:rPr>
  </w:style>
  <w:style w:type="character" w:styleId="Ncoradanotaderodap">
    <w:name w:val="Âncora da nota de rodapé"/>
    <w:rPr>
      <w:vertAlign w:val="superscript"/>
    </w:rPr>
  </w:style>
  <w:style w:type="character" w:styleId="FootnoteCharacters">
    <w:name w:val="Footnote Characters"/>
    <w:qFormat w:val="1"/>
    <w:rPr>
      <w:vertAlign w:val="superscript"/>
    </w:rPr>
  </w:style>
  <w:style w:type="character" w:styleId="LinkdaInternet">
    <w:name w:val="Link da Internet"/>
    <w:basedOn w:val="DefaultParagraphFont"/>
    <w:rPr>
      <w:color w:val="0000ff"/>
      <w:u w:val="single"/>
    </w:rPr>
  </w:style>
  <w:style w:type="character" w:styleId="TextodenotaderodapChar">
    <w:name w:val="Texto de nota de rodapé Char"/>
    <w:basedOn w:val="DefaultParagraphFont"/>
    <w:qFormat w:val="1"/>
    <w:rPr>
      <w:rFonts w:eastAsia="Times New Roman"/>
      <w:sz w:val="20"/>
      <w:szCs w:val="20"/>
      <w:lang w:eastAsia="zh-CN"/>
    </w:rPr>
  </w:style>
  <w:style w:type="character" w:styleId="ListLabel1">
    <w:name w:val="ListLabel 1"/>
    <w:qFormat w:val="1"/>
    <w:rPr>
      <w:rFonts w:ascii="Roboto" w:cs="Roboto" w:eastAsia="Roboto" w:hAnsi="Roboto"/>
      <w:sz w:val="24"/>
      <w:szCs w:val="24"/>
      <w:highlight w:val="white"/>
    </w:rPr>
  </w:style>
  <w:style w:type="character" w:styleId="ListLabel2">
    <w:name w:val="ListLabel 2"/>
    <w:qFormat w:val="1"/>
    <w:rPr>
      <w:rFonts w:ascii="Roboto" w:cs="Roboto" w:eastAsia="Roboto" w:hAnsi="Roboto"/>
      <w:sz w:val="24"/>
      <w:szCs w:val="24"/>
      <w:highlight w:val="white"/>
      <w:u w:val="single"/>
    </w:rPr>
  </w:style>
  <w:style w:type="character" w:styleId="ListLabel3">
    <w:name w:val="ListLabel 3"/>
    <w:qFormat w:val="1"/>
    <w:rPr>
      <w:rFonts w:ascii="Roboto" w:cs="Roboto" w:eastAsia="Roboto" w:hAnsi="Roboto"/>
      <w:color w:val="1155cc"/>
      <w:sz w:val="24"/>
      <w:szCs w:val="24"/>
      <w:highlight w:val="white"/>
      <w:u w:val="single"/>
    </w:rPr>
  </w:style>
  <w:style w:type="character" w:styleId="Caracteresdenotaderodap">
    <w:name w:val="Caracteres de nota de rodapé"/>
    <w:qFormat w:val="1"/>
    <w:rPr/>
  </w:style>
  <w:style w:type="character" w:styleId="Ncoradanotadefim">
    <w:name w:val="Âncora da nota de fim"/>
    <w:rPr>
      <w:vertAlign w:val="superscript"/>
    </w:rPr>
  </w:style>
  <w:style w:type="character" w:styleId="Caracteresdenotadefim">
    <w:name w:val="Caracteres de nota de fim"/>
    <w:qFormat w:val="1"/>
    <w:rPr/>
  </w:style>
  <w:style w:type="character" w:styleId="ListLabel4">
    <w:name w:val="ListLabel 4"/>
    <w:qFormat w:val="1"/>
    <w:rPr>
      <w:rFonts w:ascii="Roboto" w:cs="Roboto" w:eastAsia="Roboto" w:hAnsi="Roboto"/>
      <w:sz w:val="24"/>
      <w:szCs w:val="24"/>
      <w:highlight w:val="white"/>
    </w:rPr>
  </w:style>
  <w:style w:type="character" w:styleId="ListLabel5">
    <w:name w:val="ListLabel 5"/>
    <w:qFormat w:val="1"/>
    <w:rPr>
      <w:rFonts w:ascii="Roboto" w:cs="Roboto" w:eastAsia="Roboto" w:hAnsi="Roboto"/>
      <w:sz w:val="24"/>
      <w:szCs w:val="24"/>
      <w:highlight w:val="white"/>
      <w:u w:val="single"/>
    </w:rPr>
  </w:style>
  <w:style w:type="character" w:styleId="ListLabel6">
    <w:name w:val="ListLabel 6"/>
    <w:qFormat w:val="1"/>
    <w:rPr>
      <w:rFonts w:ascii="Roboto" w:cs="Roboto" w:eastAsia="Roboto" w:hAnsi="Roboto"/>
      <w:color w:val="1155cc"/>
      <w:sz w:val="24"/>
      <w:szCs w:val="24"/>
      <w:highlight w:val="white"/>
      <w:u w:val="single"/>
    </w:rPr>
  </w:style>
  <w:style w:type="character" w:styleId="TextodecomentrioChar">
    <w:name w:val="Texto de comentário Char"/>
    <w:basedOn w:val="DefaultParagraphFont"/>
    <w:qFormat w:val="1"/>
    <w:rPr>
      <w:lang w:bidi="ar-SA" w:eastAsia="pt-BR"/>
    </w:rPr>
  </w:style>
  <w:style w:type="character" w:styleId="AssuntodocomentrioChar">
    <w:name w:val="Assunto do comentário Char"/>
    <w:basedOn w:val="TextodecomentrioChar"/>
    <w:qFormat w:val="1"/>
    <w:rPr>
      <w:b w:val="1"/>
      <w:bCs w:val="1"/>
      <w:lang w:bidi="ar-SA" w:eastAsia="pt-BR"/>
    </w:rPr>
  </w:style>
  <w:style w:type="character" w:styleId="ListLabel7">
    <w:name w:val="ListLabel 7"/>
    <w:qFormat w:val="1"/>
    <w:rPr/>
  </w:style>
  <w:style w:type="character" w:styleId="ListLabel8">
    <w:name w:val="ListLabel 8"/>
    <w:qFormat w:val="1"/>
    <w:rPr/>
  </w:style>
  <w:style w:type="character" w:styleId="ListLabel9">
    <w:name w:val="ListLabel 9"/>
    <w:qFormat w:val="1"/>
    <w:rPr/>
  </w:style>
  <w:style w:type="character" w:styleId="ListLabel10">
    <w:name w:val="ListLabel 10"/>
    <w:qFormat w:val="1"/>
    <w:rPr/>
  </w:style>
  <w:style w:type="character" w:styleId="ListLabel11">
    <w:name w:val="ListLabel 11"/>
    <w:qFormat w:val="1"/>
    <w:rPr/>
  </w:style>
  <w:style w:type="character" w:styleId="ListLabel12">
    <w:name w:val="ListLabel 12"/>
    <w:qFormat w:val="1"/>
    <w:rPr/>
  </w:style>
  <w:style w:type="character" w:styleId="ListLabel13">
    <w:name w:val="ListLabel 13"/>
    <w:qFormat w:val="1"/>
    <w:rPr/>
  </w:style>
  <w:style w:type="character" w:styleId="ListLabel14">
    <w:name w:val="ListLabel 14"/>
    <w:qFormat w:val="1"/>
    <w:rPr/>
  </w:style>
  <w:style w:type="character" w:styleId="ListLabel15">
    <w:name w:val="ListLabel 15"/>
    <w:qFormat w:val="1"/>
    <w:rPr/>
  </w:style>
  <w:style w:type="character" w:styleId="ListLabel16">
    <w:name w:val="ListLabel 16"/>
    <w:qFormat w:val="1"/>
    <w:rPr/>
  </w:style>
  <w:style w:type="character" w:styleId="ListLabel17">
    <w:name w:val="ListLabel 17"/>
    <w:qFormat w:val="1"/>
    <w:rPr/>
  </w:style>
  <w:style w:type="character" w:styleId="ListLabel18">
    <w:name w:val="ListLabel 18"/>
    <w:qFormat w:val="1"/>
    <w:rPr/>
  </w:style>
  <w:style w:type="character" w:styleId="Nfase">
    <w:name w:val="Ênfase"/>
    <w:qFormat w:val="1"/>
    <w:rPr>
      <w:i w:val="1"/>
      <w:iCs w:val="1"/>
    </w:rPr>
  </w:style>
  <w:style w:type="character" w:styleId="Marcas">
    <w:name w:val="Marcas"/>
    <w:qFormat w:val="1"/>
    <w:rPr>
      <w:rFonts w:ascii="OpenSymbol" w:cs="OpenSymbol" w:eastAsia="OpenSymbol" w:hAnsi="OpenSymbol"/>
    </w:rPr>
  </w:style>
  <w:style w:type="character" w:styleId="Nfaseforte">
    <w:name w:val="Ênfase forte"/>
    <w:qFormat w:val="1"/>
    <w:rPr>
      <w:b w:val="1"/>
      <w:bCs w:val="1"/>
    </w:rPr>
  </w:style>
  <w:style w:type="character" w:styleId="Smbolosdenumerao">
    <w:name w:val="Símbolos de numeração"/>
    <w:qFormat w:val="1"/>
    <w:rPr/>
  </w:style>
  <w:style w:type="character" w:styleId="ListLabel19">
    <w:name w:val="ListLabel 19"/>
    <w:qFormat w:val="1"/>
    <w:rPr>
      <w:rFonts w:cs="OpenSymbol"/>
    </w:rPr>
  </w:style>
  <w:style w:type="character" w:styleId="ListLabel20">
    <w:name w:val="ListLabel 20"/>
    <w:qFormat w:val="1"/>
    <w:rPr>
      <w:rFonts w:cs="OpenSymbol"/>
    </w:rPr>
  </w:style>
  <w:style w:type="character" w:styleId="ListLabel21">
    <w:name w:val="ListLabel 21"/>
    <w:qFormat w:val="1"/>
    <w:rPr>
      <w:rFonts w:cs="OpenSymbol"/>
    </w:rPr>
  </w:style>
  <w:style w:type="character" w:styleId="ListLabel22">
    <w:name w:val="ListLabel 22"/>
    <w:qFormat w:val="1"/>
    <w:rPr>
      <w:rFonts w:cs="OpenSymbol"/>
    </w:rPr>
  </w:style>
  <w:style w:type="character" w:styleId="ListLabel23">
    <w:name w:val="ListLabel 23"/>
    <w:qFormat w:val="1"/>
    <w:rPr>
      <w:rFonts w:cs="OpenSymbol"/>
    </w:rPr>
  </w:style>
  <w:style w:type="character" w:styleId="ListLabel24">
    <w:name w:val="ListLabel 24"/>
    <w:qFormat w:val="1"/>
    <w:rPr>
      <w:rFonts w:cs="OpenSymbol"/>
    </w:rPr>
  </w:style>
  <w:style w:type="character" w:styleId="ListLabel25">
    <w:name w:val="ListLabel 25"/>
    <w:qFormat w:val="1"/>
    <w:rPr>
      <w:rFonts w:cs="OpenSymbol"/>
    </w:rPr>
  </w:style>
  <w:style w:type="character" w:styleId="ListLabel26">
    <w:name w:val="ListLabel 26"/>
    <w:qFormat w:val="1"/>
    <w:rPr>
      <w:rFonts w:cs="OpenSymbol"/>
    </w:rPr>
  </w:style>
  <w:style w:type="character" w:styleId="ListLabel27">
    <w:name w:val="ListLabel 27"/>
    <w:qFormat w:val="1"/>
    <w:rPr>
      <w:rFonts w:cs="OpenSymbol"/>
    </w:rPr>
  </w:style>
  <w:style w:type="character" w:styleId="ListLabel28">
    <w:name w:val="ListLabel 28"/>
    <w:qFormat w:val="1"/>
    <w:rPr>
      <w:rFonts w:ascii="Arial" w:hAnsi="Arial"/>
      <w:b w:val="0"/>
      <w:strike w:val="0"/>
      <w:dstrike w:val="0"/>
      <w:color w:val="8ab4f8"/>
      <w:sz w:val="24"/>
      <w:szCs w:val="24"/>
      <w:u w:val="none"/>
      <w:effect w:val="none"/>
    </w:rPr>
  </w:style>
  <w:style w:type="character" w:styleId="ListLabel29">
    <w:name w:val="ListLabel 29"/>
    <w:qFormat w:val="1"/>
    <w:rPr/>
  </w:style>
  <w:style w:type="character" w:styleId="ListLabel30">
    <w:name w:val="ListLabel 30"/>
    <w:qFormat w:val="1"/>
    <w:rPr/>
  </w:style>
  <w:style w:type="character" w:styleId="ListLabel31">
    <w:name w:val="ListLabel 31"/>
    <w:qFormat w:val="1"/>
    <w:rPr/>
  </w:style>
  <w:style w:type="character" w:styleId="ListLabel32">
    <w:name w:val="ListLabel 32"/>
    <w:qFormat w:val="1"/>
    <w:rPr>
      <w:rFonts w:cs="OpenSymbol"/>
    </w:rPr>
  </w:style>
  <w:style w:type="character" w:styleId="ListLabel33">
    <w:name w:val="ListLabel 33"/>
    <w:qFormat w:val="1"/>
    <w:rPr>
      <w:rFonts w:cs="OpenSymbol"/>
    </w:rPr>
  </w:style>
  <w:style w:type="character" w:styleId="ListLabel34">
    <w:name w:val="ListLabel 34"/>
    <w:qFormat w:val="1"/>
    <w:rPr>
      <w:rFonts w:cs="OpenSymbol"/>
    </w:rPr>
  </w:style>
  <w:style w:type="character" w:styleId="ListLabel35">
    <w:name w:val="ListLabel 35"/>
    <w:qFormat w:val="1"/>
    <w:rPr>
      <w:rFonts w:cs="OpenSymbol"/>
    </w:rPr>
  </w:style>
  <w:style w:type="character" w:styleId="ListLabel36">
    <w:name w:val="ListLabel 36"/>
    <w:qFormat w:val="1"/>
    <w:rPr>
      <w:rFonts w:cs="OpenSymbol"/>
    </w:rPr>
  </w:style>
  <w:style w:type="character" w:styleId="ListLabel37">
    <w:name w:val="ListLabel 37"/>
    <w:qFormat w:val="1"/>
    <w:rPr>
      <w:rFonts w:cs="OpenSymbol"/>
    </w:rPr>
  </w:style>
  <w:style w:type="character" w:styleId="ListLabel38">
    <w:name w:val="ListLabel 38"/>
    <w:qFormat w:val="1"/>
    <w:rPr>
      <w:rFonts w:cs="OpenSymbol"/>
    </w:rPr>
  </w:style>
  <w:style w:type="character" w:styleId="ListLabel39">
    <w:name w:val="ListLabel 39"/>
    <w:qFormat w:val="1"/>
    <w:rPr>
      <w:rFonts w:cs="OpenSymbol"/>
    </w:rPr>
  </w:style>
  <w:style w:type="character" w:styleId="ListLabel40">
    <w:name w:val="ListLabel 40"/>
    <w:qFormat w:val="1"/>
    <w:rPr>
      <w:rFonts w:cs="OpenSymbol"/>
    </w:rPr>
  </w:style>
  <w:style w:type="character" w:styleId="ListLabel41">
    <w:name w:val="ListLabel 41"/>
    <w:qFormat w:val="1"/>
    <w:rPr>
      <w:b w:val="0"/>
      <w:strike w:val="0"/>
      <w:dstrike w:val="0"/>
      <w:color w:val="8ab4f8"/>
      <w:sz w:val="24"/>
      <w:szCs w:val="24"/>
      <w:u w:val="none"/>
      <w:effect w:val="none"/>
    </w:rPr>
  </w:style>
  <w:style w:type="character" w:styleId="ListLabel42">
    <w:name w:val="ListLabel 42"/>
    <w:qFormat w:val="1"/>
    <w:rPr/>
  </w:style>
  <w:style w:type="character" w:styleId="ListLabel43">
    <w:name w:val="ListLabel 43"/>
    <w:qFormat w:val="1"/>
    <w:rPr/>
  </w:style>
  <w:style w:type="character" w:styleId="ListLabel44">
    <w:name w:val="ListLabel 44"/>
    <w:qFormat w:val="1"/>
    <w:rPr/>
  </w:style>
  <w:style w:type="character" w:styleId="ListLabel45">
    <w:name w:val="ListLabel 45"/>
    <w:qFormat w:val="1"/>
    <w:rPr>
      <w:b w:val="0"/>
      <w:strike w:val="0"/>
      <w:dstrike w:val="0"/>
      <w:color w:val="8ab4f8"/>
      <w:sz w:val="24"/>
      <w:szCs w:val="24"/>
      <w:u w:val="none"/>
      <w:effect w:val="none"/>
    </w:rPr>
  </w:style>
  <w:style w:type="character" w:styleId="ListLabel46">
    <w:name w:val="ListLabel 46"/>
    <w:qFormat w:val="1"/>
    <w:rPr/>
  </w:style>
  <w:style w:type="character" w:styleId="ListLabel47">
    <w:name w:val="ListLabel 47"/>
    <w:qFormat w:val="1"/>
    <w:rPr/>
  </w:style>
  <w:style w:type="character" w:styleId="ListLabel48">
    <w:name w:val="ListLabel 48"/>
    <w:qFormat w:val="1"/>
    <w:rPr/>
  </w:style>
  <w:style w:type="character" w:styleId="ListLabel49">
    <w:name w:val="ListLabel 49"/>
    <w:qFormat w:val="1"/>
    <w:rPr>
      <w:b w:val="0"/>
      <w:strike w:val="0"/>
      <w:dstrike w:val="0"/>
      <w:color w:val="8ab4f8"/>
      <w:sz w:val="24"/>
      <w:szCs w:val="24"/>
      <w:u w:val="none"/>
      <w:effect w:val="none"/>
    </w:rPr>
  </w:style>
  <w:style w:type="character" w:styleId="ListLabel50">
    <w:name w:val="ListLabel 50"/>
    <w:qFormat w:val="1"/>
    <w:rPr/>
  </w:style>
  <w:style w:type="character" w:styleId="ListLabel51">
    <w:name w:val="ListLabel 51"/>
    <w:qFormat w:val="1"/>
    <w:rPr/>
  </w:style>
  <w:style w:type="character" w:styleId="ListLabel52">
    <w:name w:val="ListLabel 52"/>
    <w:qFormat w:val="1"/>
    <w:rPr/>
  </w:style>
  <w:style w:type="character" w:styleId="ListLabel53">
    <w:name w:val="ListLabel 53"/>
    <w:qFormat w:val="1"/>
    <w:rPr>
      <w:b w:val="0"/>
      <w:strike w:val="0"/>
      <w:dstrike w:val="0"/>
      <w:color w:val="8ab4f8"/>
      <w:sz w:val="24"/>
      <w:szCs w:val="24"/>
      <w:u w:val="none"/>
      <w:effect w:val="none"/>
    </w:rPr>
  </w:style>
  <w:style w:type="character" w:styleId="ListLabel54">
    <w:name w:val="ListLabel 54"/>
    <w:qFormat w:val="1"/>
    <w:rPr/>
  </w:style>
  <w:style w:type="character" w:styleId="ListLabel55">
    <w:name w:val="ListLabel 55"/>
    <w:qFormat w:val="1"/>
    <w:rPr/>
  </w:style>
  <w:style w:type="character" w:styleId="ListLabel56">
    <w:name w:val="ListLabel 56"/>
    <w:qFormat w:val="1"/>
    <w:rPr/>
  </w:style>
  <w:style w:type="character" w:styleId="ListLabel57">
    <w:name w:val="ListLabel 57"/>
    <w:qFormat w:val="1"/>
    <w:rPr>
      <w:b w:val="0"/>
      <w:strike w:val="0"/>
      <w:dstrike w:val="0"/>
      <w:color w:val="8ab4f8"/>
      <w:sz w:val="24"/>
      <w:szCs w:val="24"/>
      <w:u w:val="none"/>
      <w:effect w:val="none"/>
    </w:rPr>
  </w:style>
  <w:style w:type="character" w:styleId="ListLabel58">
    <w:name w:val="ListLabel 58"/>
    <w:qFormat w:val="1"/>
    <w:rPr/>
  </w:style>
  <w:style w:type="character" w:styleId="ListLabel59">
    <w:name w:val="ListLabel 59"/>
    <w:qFormat w:val="1"/>
    <w:rPr/>
  </w:style>
  <w:style w:type="character" w:styleId="ListLabel60">
    <w:name w:val="ListLabel 60"/>
    <w:qFormat w:val="1"/>
    <w:rPr/>
  </w:style>
  <w:style w:type="character" w:styleId="ListLabel61">
    <w:name w:val="ListLabel 61"/>
    <w:qFormat w:val="1"/>
    <w:rPr>
      <w:b w:val="0"/>
      <w:strike w:val="0"/>
      <w:dstrike w:val="0"/>
      <w:color w:val="8ab4f8"/>
      <w:sz w:val="24"/>
      <w:szCs w:val="24"/>
      <w:u w:val="none"/>
      <w:effect w:val="none"/>
    </w:rPr>
  </w:style>
  <w:style w:type="character" w:styleId="ListLabel62">
    <w:name w:val="ListLabel 62"/>
    <w:qFormat w:val="1"/>
    <w:rPr/>
  </w:style>
  <w:style w:type="character" w:styleId="ListLabel63">
    <w:name w:val="ListLabel 63"/>
    <w:qFormat w:val="1"/>
    <w:rPr/>
  </w:style>
  <w:style w:type="character" w:styleId="ListLabel64">
    <w:name w:val="ListLabel 64"/>
    <w:qFormat w:val="1"/>
    <w:rPr/>
  </w:style>
  <w:style w:type="character" w:styleId="ListLabel65">
    <w:name w:val="ListLabel 65"/>
    <w:qFormat w:val="1"/>
    <w:rPr>
      <w:b w:val="0"/>
      <w:strike w:val="0"/>
      <w:dstrike w:val="0"/>
      <w:color w:val="8ab4f8"/>
      <w:sz w:val="24"/>
      <w:szCs w:val="24"/>
      <w:u w:val="none"/>
      <w:effect w:val="none"/>
    </w:rPr>
  </w:style>
  <w:style w:type="character" w:styleId="ListLabel66">
    <w:name w:val="ListLabel 66"/>
    <w:qFormat w:val="1"/>
    <w:rPr/>
  </w:style>
  <w:style w:type="character" w:styleId="ListLabel67">
    <w:name w:val="ListLabel 67"/>
    <w:qFormat w:val="1"/>
    <w:rPr/>
  </w:style>
  <w:style w:type="character" w:styleId="ListLabel68">
    <w:name w:val="ListLabel 68"/>
    <w:qFormat w:val="1"/>
    <w:rPr/>
  </w:style>
  <w:style w:type="paragraph" w:styleId="Ttulo">
    <w:name w:val="Título"/>
    <w:basedOn w:val="Normal"/>
    <w:next w:val="Corpodotexto"/>
    <w:qFormat w:val="1"/>
    <w:pPr>
      <w:keepNext w:val="1"/>
      <w:spacing w:after="120" w:before="240"/>
    </w:pPr>
    <w:rPr>
      <w:rFonts w:ascii="Arial" w:cs="Arial" w:eastAsia="Microsoft YaHei" w:hAnsi="Arial"/>
      <w:sz w:val="28"/>
      <w:szCs w:val="28"/>
    </w:rPr>
  </w:style>
  <w:style w:type="paragraph" w:styleId="Corpodotexto">
    <w:name w:val="Body Text"/>
    <w:basedOn w:val="Normal"/>
    <w:pPr>
      <w:spacing w:after="140" w:before="0" w:line="276" w:lineRule="auto"/>
    </w:pPr>
    <w:rPr/>
  </w:style>
  <w:style w:type="paragraph" w:styleId="Lista">
    <w:name w:val="List"/>
    <w:basedOn w:val="Corpodotexto"/>
    <w:pPr/>
    <w:rPr/>
  </w:style>
  <w:style w:type="paragraph" w:styleId="Legenda">
    <w:name w:val="Caption"/>
    <w:basedOn w:val="Normal"/>
    <w:qFormat w:val="1"/>
    <w:pPr>
      <w:suppressLineNumbers w:val="1"/>
      <w:spacing w:after="120" w:before="120"/>
    </w:pPr>
    <w:rPr>
      <w:rFonts w:cs="Arial"/>
      <w:i w:val="1"/>
      <w:iCs w:val="1"/>
      <w:sz w:val="24"/>
      <w:szCs w:val="24"/>
    </w:rPr>
  </w:style>
  <w:style w:type="paragraph" w:styleId="Ndice">
    <w:name w:val="Índice"/>
    <w:basedOn w:val="Normal"/>
    <w:qFormat w:val="1"/>
    <w:pPr>
      <w:suppressLineNumbers w:val="1"/>
    </w:pPr>
    <w:rPr/>
  </w:style>
  <w:style w:type="paragraph" w:styleId="Sumrio2">
    <w:name w:val="TOC 2"/>
    <w:basedOn w:val="Normal"/>
    <w:next w:val="Normal"/>
    <w:pPr>
      <w:spacing w:after="100" w:before="0"/>
      <w:ind w:left="240" w:right="0" w:firstLine="709"/>
    </w:pPr>
    <w:rPr/>
  </w:style>
  <w:style w:type="paragraph" w:styleId="Annotationtext">
    <w:name w:val="annotation text"/>
    <w:basedOn w:val="Normal"/>
    <w:qFormat w:val="1"/>
    <w:pPr>
      <w:spacing w:line="240" w:lineRule="auto"/>
    </w:pPr>
    <w:rPr>
      <w:sz w:val="20"/>
      <w:szCs w:val="20"/>
    </w:rPr>
  </w:style>
  <w:style w:type="paragraph" w:styleId="Ttulododocumento">
    <w:name w:val="Title"/>
    <w:basedOn w:val="Normal"/>
    <w:next w:val="Corpodotexto"/>
    <w:qFormat w:val="1"/>
    <w:pPr>
      <w:keepNext w:val="1"/>
      <w:keepLines w:val="1"/>
      <w:spacing w:after="120" w:before="480"/>
    </w:pPr>
    <w:rPr>
      <w:b w:val="1"/>
      <w:sz w:val="72"/>
      <w:szCs w:val="72"/>
    </w:rPr>
  </w:style>
  <w:style w:type="paragraph" w:styleId="NormalWeb">
    <w:name w:val="Normal (Web)"/>
    <w:basedOn w:val="Normal"/>
    <w:qFormat w:val="1"/>
    <w:pPr>
      <w:widowControl w:val="1"/>
      <w:spacing w:after="280" w:before="280" w:line="240" w:lineRule="auto"/>
      <w:ind w:left="0" w:right="0" w:hanging="0"/>
      <w:jc w:val="left"/>
    </w:pPr>
    <w:rPr>
      <w:rFonts w:ascii="Times New Roman" w:cs="Times New Roman" w:eastAsia="Times New Roman" w:hAnsi="Times New Roman"/>
    </w:rPr>
  </w:style>
  <w:style w:type="paragraph" w:styleId="Cabealho">
    <w:name w:val="Header"/>
    <w:basedOn w:val="Normal"/>
    <w:pPr/>
    <w:rPr/>
  </w:style>
  <w:style w:type="paragraph" w:styleId="Annotationsubject">
    <w:name w:val="annotation subject"/>
    <w:basedOn w:val="Annotationtext"/>
    <w:next w:val="Annotationtext"/>
    <w:qFormat w:val="1"/>
    <w:pPr/>
    <w:rPr>
      <w:b w:val="1"/>
      <w:bCs w:val="1"/>
    </w:rPr>
  </w:style>
  <w:style w:type="paragraph" w:styleId="Rodap">
    <w:name w:val="Footer"/>
    <w:basedOn w:val="Normal"/>
    <w:pPr/>
    <w:rPr/>
  </w:style>
  <w:style w:type="paragraph" w:styleId="Caption">
    <w:name w:val="caption"/>
    <w:basedOn w:val="Normal"/>
    <w:next w:val="Normal"/>
    <w:qFormat w:val="1"/>
    <w:pPr>
      <w:suppressLineNumbers w:val="1"/>
      <w:spacing w:after="120" w:before="120"/>
    </w:pPr>
    <w:rPr>
      <w:i w:val="1"/>
      <w:iCs w:val="1"/>
    </w:rPr>
  </w:style>
  <w:style w:type="paragraph" w:styleId="Sumrio3">
    <w:name w:val="TOC 3"/>
    <w:basedOn w:val="Normal"/>
    <w:next w:val="Normal"/>
    <w:pPr>
      <w:spacing w:after="100" w:before="0"/>
      <w:ind w:left="480" w:right="0" w:firstLine="709"/>
    </w:pPr>
    <w:rPr/>
  </w:style>
  <w:style w:type="paragraph" w:styleId="Subttulo">
    <w:name w:val="Subtitle"/>
    <w:basedOn w:val="Normal"/>
    <w:next w:val="Normal"/>
    <w:qFormat w:val="1"/>
    <w:pPr>
      <w:keepNext w:val="1"/>
      <w:spacing w:after="120" w:before="240"/>
      <w:jc w:val="center"/>
    </w:pPr>
    <w:rPr>
      <w:i w:val="1"/>
      <w:sz w:val="28"/>
      <w:szCs w:val="28"/>
    </w:rPr>
  </w:style>
  <w:style w:type="paragraph" w:styleId="Notaderodap">
    <w:name w:val="Footnote Text"/>
    <w:basedOn w:val="Normal"/>
    <w:pPr>
      <w:suppressLineNumbers w:val="1"/>
      <w:suppressAutoHyphens w:val="1"/>
    </w:pPr>
    <w:rPr>
      <w:rFonts w:eastAsia="Times New Roman"/>
      <w:sz w:val="20"/>
      <w:szCs w:val="20"/>
      <w:lang w:eastAsia="zh-CN"/>
    </w:rPr>
  </w:style>
  <w:style w:type="paragraph" w:styleId="Sumrio1">
    <w:name w:val="TOC 1"/>
    <w:basedOn w:val="Normal"/>
    <w:next w:val="Normal"/>
    <w:pPr>
      <w:tabs>
        <w:tab w:val="clear" w:pos="720"/>
        <w:tab w:val="left" w:leader="none" w:pos="1100"/>
        <w:tab w:val="right" w:leader="none" w:pos="9061"/>
      </w:tabs>
      <w:spacing w:line="360" w:lineRule="auto"/>
    </w:pPr>
    <w:rPr/>
  </w:style>
  <w:style w:type="paragraph" w:styleId="Agradecimentodedicatriaepgrafe">
    <w:name w:val="Agradecimento/dedicatória/epígrafe"/>
    <w:basedOn w:val="Normal"/>
    <w:qFormat w:val="1"/>
    <w:pPr>
      <w:widowControl w:val="1"/>
      <w:suppressAutoHyphens w:val="1"/>
      <w:spacing w:line="240" w:lineRule="auto"/>
      <w:ind w:left="0" w:right="0" w:hanging="0"/>
      <w:jc w:val="right"/>
    </w:pPr>
    <w:rPr>
      <w:rFonts w:eastAsia="Times New Roman"/>
      <w:szCs w:val="20"/>
      <w:lang w:eastAsia="zh-CN"/>
    </w:rPr>
  </w:style>
  <w:style w:type="paragraph" w:styleId="ListParagraph">
    <w:name w:val="List Paragraph"/>
    <w:basedOn w:val="Normal"/>
    <w:qFormat w:val="1"/>
    <w:pPr>
      <w:spacing w:after="0" w:before="0"/>
      <w:ind w:left="720" w:right="0" w:firstLine="709"/>
      <w:contextualSpacing w:val="1"/>
    </w:pPr>
    <w:rPr/>
  </w:style>
  <w:style w:type="paragraph" w:styleId="NoSpacing">
    <w:name w:val="No Spacing"/>
    <w:qFormat w:val="1"/>
    <w:pPr>
      <w:widowControl w:val="0"/>
      <w:suppressAutoHyphens w:val="1"/>
      <w:overflowPunct w:val="0"/>
      <w:bidi w:val="0"/>
      <w:ind w:left="0" w:right="0" w:firstLine="709"/>
      <w:jc w:val="both"/>
    </w:pPr>
    <w:rPr>
      <w:rFonts w:ascii="Arial" w:cs="Arial" w:eastAsia="Arial" w:hAnsi="Arial"/>
      <w:color w:val="auto"/>
      <w:kern w:val="0"/>
      <w:sz w:val="24"/>
      <w:szCs w:val="24"/>
      <w:lang w:bidi="ar-SA" w:eastAsia="zh-CN" w:val="pt-BR"/>
    </w:rPr>
  </w:style>
  <w:style w:type="paragraph" w:styleId="CabealhodoSumrio1">
    <w:name w:val="Cabeçalho do Sumário1"/>
    <w:basedOn w:val="Ttulo1"/>
    <w:next w:val="Normal"/>
    <w:qFormat w:val="1"/>
    <w:pPr>
      <w:pageBreakBefore w:val="0"/>
      <w:widowControl w:val="1"/>
      <w:tabs>
        <w:tab w:val="clear" w:pos="709"/>
      </w:tabs>
      <w:spacing w:after="0" w:before="240" w:line="259" w:lineRule="auto"/>
    </w:pPr>
    <w:rPr>
      <w:rFonts w:ascii="Calibri" w:cs="宋体" w:eastAsia="Arial" w:hAnsi="Calibri"/>
      <w:b w:val="0"/>
      <w:caps w:val="0"/>
      <w:smallCaps w:val="0"/>
      <w:color w:val="376092"/>
      <w:sz w:val="32"/>
      <w:szCs w:val="32"/>
    </w:rPr>
  </w:style>
  <w:style w:type="paragraph" w:styleId="Revision">
    <w:name w:val="Revision"/>
    <w:qFormat w:val="1"/>
    <w:pPr>
      <w:widowControl w:val="0"/>
      <w:overflowPunct w:val="0"/>
      <w:bidi w:val="0"/>
      <w:jc w:val="left"/>
    </w:pPr>
    <w:rPr>
      <w:rFonts w:ascii="Arial" w:cs="Arial" w:eastAsia="Arial" w:hAnsi="Arial"/>
      <w:color w:val="auto"/>
      <w:kern w:val="0"/>
      <w:sz w:val="24"/>
      <w:szCs w:val="24"/>
      <w:lang w:bidi="ar-SA" w:eastAsia="pt-BR" w:val="pt-BR"/>
    </w:rPr>
  </w:style>
  <w:style w:type="paragraph" w:styleId="Contedodatabela">
    <w:name w:val="Conteúdo da tabela"/>
    <w:basedOn w:val="Normal"/>
    <w:qFormat w:val="1"/>
    <w:pPr>
      <w:suppressLineNumbers w:val="1"/>
    </w:pPr>
    <w:rPr/>
  </w:style>
  <w:style w:type="paragraph" w:styleId="Subtitle">
    <w:name w:val="Subtitle"/>
    <w:basedOn w:val="Normal"/>
    <w:next w:val="Normal"/>
    <w:pPr>
      <w:keepNext w:val="1"/>
      <w:spacing w:after="120" w:before="240" w:lineRule="auto"/>
      <w:jc w:val="center"/>
    </w:pPr>
    <w:rPr>
      <w:i w:val="1"/>
      <w:sz w:val="28"/>
      <w:szCs w:val="2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cepein.femanet.com.br/BDigital/arqTccs/1011260193.pdf" TargetMode="External"/><Relationship Id="rId11" Type="http://schemas.openxmlformats.org/officeDocument/2006/relationships/image" Target="media/image9.png"/><Relationship Id="rId22" Type="http://schemas.openxmlformats.org/officeDocument/2006/relationships/hyperlink" Target="https://docplayer.com.br/42504205-Evolucao-das-linguagens-de-programacao.html" TargetMode="External"/><Relationship Id="rId10" Type="http://schemas.openxmlformats.org/officeDocument/2006/relationships/image" Target="media/image5.png"/><Relationship Id="rId21" Type="http://schemas.openxmlformats.org/officeDocument/2006/relationships/hyperlink" Target="https://cepein.femanet.com.br/BDigital/arqTccs/1011260193.pdf" TargetMode="External"/><Relationship Id="rId13" Type="http://schemas.openxmlformats.org/officeDocument/2006/relationships/image" Target="media/image3.png"/><Relationship Id="rId24" Type="http://schemas.openxmlformats.org/officeDocument/2006/relationships/footer" Target="footer1.xml"/><Relationship Id="rId12" Type="http://schemas.openxmlformats.org/officeDocument/2006/relationships/image" Target="media/image1.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microsoft.com/office/2011/relationships/commentsExtended" Target="commentsExtended.xml"/><Relationship Id="rId15" Type="http://schemas.openxmlformats.org/officeDocument/2006/relationships/image" Target="media/image7.png"/><Relationship Id="rId14" Type="http://schemas.openxmlformats.org/officeDocument/2006/relationships/image" Target="media/image2.png"/><Relationship Id="rId17" Type="http://schemas.openxmlformats.org/officeDocument/2006/relationships/image" Target="media/image6.png"/><Relationship Id="rId16" Type="http://schemas.openxmlformats.org/officeDocument/2006/relationships/image" Target="media/image8.png"/><Relationship Id="rId5" Type="http://schemas.openxmlformats.org/officeDocument/2006/relationships/footnotes" Target="footnotes.xml"/><Relationship Id="rId19" Type="http://schemas.openxmlformats.org/officeDocument/2006/relationships/image" Target="media/image4.png"/><Relationship Id="rId6" Type="http://schemas.openxmlformats.org/officeDocument/2006/relationships/numbering" Target="numbering.xml"/><Relationship Id="rId18" Type="http://schemas.openxmlformats.org/officeDocument/2006/relationships/image" Target="media/image10.png"/><Relationship Id="rId7" Type="http://schemas.openxmlformats.org/officeDocument/2006/relationships/styles" Target="styles.xml"/><Relationship Id="rId8"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P/JLCrKvpRDb9KbAzUsj5pTN/bQ==">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2023-05-16T22:23:00Z</dcterms:created>
  <dc:creator>Microsoft</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ecurity">
    <vt:i4>0</vt:i4>
  </property>
  <property fmtid="{D5CDD505-2E9C-101B-9397-08002B2CF9AE}" pid="3" name="KSOProductBuildVer">
    <vt:lpwstr>1046-11.1.0.9505</vt:lpwstr>
  </property>
  <property fmtid="{D5CDD505-2E9C-101B-9397-08002B2CF9AE}" pid="4" name="LinksUpToDate">
    <vt:bool>false</vt:bool>
  </property>
  <property fmtid="{D5CDD505-2E9C-101B-9397-08002B2CF9AE}" pid="5" name="ScaleCrop">
    <vt:bool>false</vt:bool>
  </property>
</Properties>
</file>